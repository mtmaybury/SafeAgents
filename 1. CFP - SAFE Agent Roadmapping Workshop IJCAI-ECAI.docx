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3A44" w14:textId="77777777" w:rsidR="00A84CF3" w:rsidRPr="004758E3" w:rsidRDefault="00A84CF3" w:rsidP="004758E3">
      <w:pPr>
        <w:ind w:right="-270"/>
        <w:jc w:val="center"/>
        <w:rPr>
          <w:b/>
          <w:bCs/>
          <w:sz w:val="28"/>
          <w:szCs w:val="28"/>
        </w:rPr>
      </w:pPr>
      <w:bookmarkStart w:id="0" w:name="_Hlk210733726"/>
      <w:r w:rsidRPr="004758E3">
        <w:rPr>
          <w:b/>
          <w:bCs/>
          <w:sz w:val="28"/>
          <w:szCs w:val="28"/>
        </w:rPr>
        <w:t xml:space="preserve">Safe Agentic AI Framework and Ecosystem </w:t>
      </w:r>
      <w:proofErr w:type="spellStart"/>
      <w:r w:rsidRPr="004758E3">
        <w:rPr>
          <w:b/>
          <w:bCs/>
          <w:sz w:val="28"/>
          <w:szCs w:val="28"/>
        </w:rPr>
        <w:t>Roadmapping</w:t>
      </w:r>
      <w:proofErr w:type="spellEnd"/>
      <w:r w:rsidRPr="004758E3">
        <w:rPr>
          <w:b/>
          <w:bCs/>
          <w:sz w:val="28"/>
          <w:szCs w:val="28"/>
        </w:rPr>
        <w:t xml:space="preserve"> (SAFER) Workshop </w:t>
      </w:r>
      <w:r w:rsidRPr="004758E3">
        <w:rPr>
          <w:b/>
          <w:bCs/>
          <w:sz w:val="28"/>
          <w:szCs w:val="28"/>
        </w:rPr>
        <w:br/>
        <w:t>to create a Trustworthy Agentic AI Roadmap</w:t>
      </w:r>
    </w:p>
    <w:p w14:paraId="72C1059C" w14:textId="6679F764" w:rsidR="00A84CF3" w:rsidRPr="009B26AE" w:rsidRDefault="00A84CF3" w:rsidP="00A84CF3">
      <w:pPr>
        <w:jc w:val="center"/>
        <w:rPr>
          <w:rFonts w:asciiTheme="majorHAnsi" w:hAnsiTheme="majorHAnsi"/>
          <w:b/>
          <w:bCs/>
        </w:rPr>
      </w:pPr>
      <w:r w:rsidRPr="00FA14C1">
        <w:rPr>
          <w:b/>
          <w:bCs/>
        </w:rPr>
        <w:t>IJCAI</w:t>
      </w:r>
      <w:r>
        <w:rPr>
          <w:b/>
          <w:bCs/>
        </w:rPr>
        <w:t>-ECAI</w:t>
      </w:r>
      <w:r w:rsidRPr="00FA14C1">
        <w:rPr>
          <w:b/>
          <w:bCs/>
        </w:rPr>
        <w:t xml:space="preserve"> 2026 Workshop</w:t>
      </w:r>
      <w:r w:rsidR="005B0FA8">
        <w:rPr>
          <w:b/>
          <w:bCs/>
        </w:rPr>
        <w:br/>
      </w:r>
      <w:r w:rsidR="005B0FA8" w:rsidRPr="009B26AE">
        <w:rPr>
          <w:rFonts w:asciiTheme="majorHAnsi" w:hAnsiTheme="majorHAnsi" w:cs="Times New Roman"/>
          <w:b/>
          <w:bCs/>
          <w:sz w:val="22"/>
          <w:szCs w:val="22"/>
        </w:rPr>
        <w:t>August 15-17, 2026</w:t>
      </w:r>
      <w:r w:rsidR="005B0FA8" w:rsidRPr="009B26AE">
        <w:rPr>
          <w:rFonts w:asciiTheme="majorHAnsi" w:hAnsiTheme="majorHAnsi" w:cs="Times New Roman"/>
          <w:b/>
          <w:bCs/>
          <w:sz w:val="22"/>
          <w:szCs w:val="22"/>
        </w:rPr>
        <w:br/>
        <w:t>Bremen, Germany</w:t>
      </w:r>
    </w:p>
    <w:p w14:paraId="7460FF3A" w14:textId="2B832F26" w:rsidR="004758E3" w:rsidRPr="004758E3" w:rsidRDefault="00A84CF3" w:rsidP="004758E3">
      <w:pPr>
        <w:jc w:val="center"/>
        <w:rPr>
          <w:b/>
          <w:bCs/>
          <w:u w:val="single"/>
        </w:rPr>
      </w:pPr>
      <w:r>
        <w:rPr>
          <w:b/>
          <w:bCs/>
        </w:rPr>
        <w:t>Call for Submissions and Participation</w:t>
      </w:r>
    </w:p>
    <w:p w14:paraId="1D4FA212" w14:textId="77777777" w:rsidR="00A84CF3" w:rsidRDefault="00A84CF3" w:rsidP="00A84CF3">
      <w:pPr>
        <w:rPr>
          <w:rFonts w:ascii="Times New Roman" w:hAnsi="Times New Roman" w:cs="Times New Roman"/>
          <w:sz w:val="22"/>
          <w:szCs w:val="22"/>
        </w:rPr>
      </w:pPr>
      <w:r w:rsidRPr="00DF1F3A">
        <w:rPr>
          <w:rFonts w:ascii="Times New Roman" w:hAnsi="Times New Roman" w:cs="Times New Roman"/>
          <w:sz w:val="22"/>
          <w:szCs w:val="22"/>
        </w:rPr>
        <w:t xml:space="preserve">As </w:t>
      </w:r>
      <w:r>
        <w:rPr>
          <w:rFonts w:ascii="Times New Roman" w:hAnsi="Times New Roman" w:cs="Times New Roman"/>
          <w:sz w:val="22"/>
          <w:szCs w:val="22"/>
        </w:rPr>
        <w:t>AI</w:t>
      </w:r>
      <w:r w:rsidRPr="00DF1F3A">
        <w:rPr>
          <w:rFonts w:ascii="Times New Roman" w:hAnsi="Times New Roman" w:cs="Times New Roman"/>
          <w:sz w:val="22"/>
          <w:szCs w:val="22"/>
        </w:rPr>
        <w:t xml:space="preserve"> models increase in capability, agency and autonomy, their impact on individuals and society grows. This interdisciplinary workshop aims to attract researchers, practitioners, policy makers and students from diverse fields including computer science, sociology, philosophy, and law to collaboratively create a roadmap considering the </w:t>
      </w:r>
      <w:r>
        <w:rPr>
          <w:rFonts w:ascii="Times New Roman" w:hAnsi="Times New Roman" w:cs="Times New Roman"/>
          <w:sz w:val="22"/>
          <w:szCs w:val="22"/>
        </w:rPr>
        <w:t xml:space="preserve">scientific and </w:t>
      </w:r>
      <w:r w:rsidRPr="00DF1F3A">
        <w:rPr>
          <w:rFonts w:ascii="Times New Roman" w:hAnsi="Times New Roman" w:cs="Times New Roman"/>
          <w:sz w:val="22"/>
          <w:szCs w:val="22"/>
        </w:rPr>
        <w:t xml:space="preserve">technical, security, economic, environmental, regulatory, social and ethical implications of Agentic AI to advance responsible if not beneficent agents and their enabling ecosystem. This interactive workshop will include a mix of invited and submitted papers and is designed to foster the interdisciplinary dialogue that is highly valued at IJCAI-ECAI and essential to advance progress responsibly. This global topic is timely, interdisciplinary, and </w:t>
      </w:r>
      <w:r>
        <w:rPr>
          <w:rFonts w:ascii="Times New Roman" w:hAnsi="Times New Roman" w:cs="Times New Roman"/>
          <w:sz w:val="22"/>
          <w:szCs w:val="22"/>
        </w:rPr>
        <w:t xml:space="preserve">necessary, </w:t>
      </w:r>
      <w:r w:rsidRPr="00DF1F3A">
        <w:rPr>
          <w:rFonts w:ascii="Times New Roman" w:hAnsi="Times New Roman" w:cs="Times New Roman"/>
          <w:sz w:val="22"/>
          <w:szCs w:val="22"/>
        </w:rPr>
        <w:t>address</w:t>
      </w:r>
      <w:r>
        <w:rPr>
          <w:rFonts w:ascii="Times New Roman" w:hAnsi="Times New Roman" w:cs="Times New Roman"/>
          <w:sz w:val="22"/>
          <w:szCs w:val="22"/>
        </w:rPr>
        <w:t>ing</w:t>
      </w:r>
      <w:r w:rsidRPr="00DF1F3A">
        <w:rPr>
          <w:rFonts w:ascii="Times New Roman" w:hAnsi="Times New Roman" w:cs="Times New Roman"/>
          <w:sz w:val="22"/>
          <w:szCs w:val="22"/>
        </w:rPr>
        <w:t xml:space="preserve"> a critical need in the AI community and society at large.  </w:t>
      </w:r>
    </w:p>
    <w:p w14:paraId="68E61D36" w14:textId="0C38A936" w:rsidR="00A84CF3" w:rsidRPr="00A84CF3" w:rsidRDefault="00A84CF3" w:rsidP="00A84CF3">
      <w:pPr>
        <w:rPr>
          <w:rFonts w:ascii="Times New Roman" w:hAnsi="Times New Roman" w:cs="Times New Roman"/>
          <w:b/>
          <w:bCs/>
          <w:sz w:val="22"/>
          <w:szCs w:val="22"/>
        </w:rPr>
      </w:pPr>
      <w:r w:rsidRPr="00A84CF3">
        <w:rPr>
          <w:rFonts w:ascii="Times New Roman" w:hAnsi="Times New Roman" w:cs="Times New Roman"/>
          <w:b/>
          <w:bCs/>
          <w:sz w:val="22"/>
          <w:szCs w:val="22"/>
        </w:rPr>
        <w:t xml:space="preserve">Submissions: </w:t>
      </w:r>
    </w:p>
    <w:p w14:paraId="16E6183A" w14:textId="564A8474" w:rsidR="00494998" w:rsidRDefault="00A84CF3" w:rsidP="00A84CF3">
      <w:pPr>
        <w:rPr>
          <w:rFonts w:ascii="Times New Roman" w:hAnsi="Times New Roman" w:cs="Times New Roman"/>
          <w:sz w:val="22"/>
          <w:szCs w:val="22"/>
        </w:rPr>
      </w:pPr>
      <w:r>
        <w:rPr>
          <w:rFonts w:ascii="Times New Roman" w:hAnsi="Times New Roman" w:cs="Times New Roman"/>
          <w:sz w:val="22"/>
          <w:szCs w:val="22"/>
        </w:rPr>
        <w:t>We invite submissions that include surveys of existing agent gaps or forecasts, late breaking insights into future roadmaps and speculative but clearly articulated agent futures. S</w:t>
      </w:r>
      <w:r w:rsidRPr="00A84CF3">
        <w:rPr>
          <w:rFonts w:ascii="Times New Roman" w:hAnsi="Times New Roman" w:cs="Times New Roman"/>
          <w:sz w:val="22"/>
          <w:szCs w:val="22"/>
        </w:rPr>
        <w:t xml:space="preserve">ubmissions </w:t>
      </w:r>
      <w:r>
        <w:rPr>
          <w:rFonts w:ascii="Times New Roman" w:hAnsi="Times New Roman" w:cs="Times New Roman"/>
          <w:sz w:val="22"/>
          <w:szCs w:val="22"/>
        </w:rPr>
        <w:t>will be</w:t>
      </w:r>
      <w:r w:rsidRPr="00A84CF3">
        <w:rPr>
          <w:rFonts w:ascii="Times New Roman" w:hAnsi="Times New Roman" w:cs="Times New Roman"/>
          <w:sz w:val="22"/>
          <w:szCs w:val="22"/>
        </w:rPr>
        <w:t xml:space="preserve"> evaluated based on </w:t>
      </w:r>
      <w:r>
        <w:rPr>
          <w:rFonts w:ascii="Times New Roman" w:hAnsi="Times New Roman" w:cs="Times New Roman"/>
          <w:sz w:val="22"/>
          <w:szCs w:val="22"/>
        </w:rPr>
        <w:t xml:space="preserve">the IJCAI-ECAI criteria of </w:t>
      </w:r>
      <w:r w:rsidRPr="00A84CF3">
        <w:rPr>
          <w:rFonts w:ascii="Times New Roman" w:hAnsi="Times New Roman" w:cs="Times New Roman"/>
          <w:sz w:val="22"/>
          <w:szCs w:val="22"/>
        </w:rPr>
        <w:t>novelty, originality, technical correctness, clarity, significance of results, and potential impact.</w:t>
      </w:r>
      <w:r>
        <w:rPr>
          <w:rFonts w:ascii="Times New Roman" w:hAnsi="Times New Roman" w:cs="Times New Roman"/>
          <w:sz w:val="22"/>
          <w:szCs w:val="22"/>
        </w:rPr>
        <w:t xml:space="preserve"> Given the roadmap focus of the workshop, we will encourage results that both carefully articulated gaps, evidence-based forecasts as well as visionary but clearly articulated desired future capabilities or outcomes. Using the standard IJCAI format and tem</w:t>
      </w:r>
      <w:r w:rsidRPr="004758E3">
        <w:rPr>
          <w:rFonts w:ascii="Times New Roman" w:hAnsi="Times New Roman" w:cs="Times New Roman"/>
          <w:sz w:val="22"/>
          <w:szCs w:val="22"/>
        </w:rPr>
        <w:t xml:space="preserve">plates, </w:t>
      </w:r>
      <w:r w:rsidRPr="009D61BB">
        <w:rPr>
          <w:rFonts w:ascii="Times New Roman" w:hAnsi="Times New Roman" w:cs="Times New Roman"/>
          <w:b/>
          <w:bCs/>
          <w:sz w:val="22"/>
          <w:szCs w:val="22"/>
        </w:rPr>
        <w:t xml:space="preserve">submissions should be made to </w:t>
      </w:r>
      <w:r w:rsidR="004758E3" w:rsidRPr="009D61BB">
        <w:rPr>
          <w:rFonts w:ascii="Times New Roman" w:hAnsi="Times New Roman" w:cs="Times New Roman"/>
          <w:b/>
          <w:bCs/>
          <w:sz w:val="22"/>
          <w:szCs w:val="22"/>
          <w:u w:val="single"/>
        </w:rPr>
        <w:t>chairingtool.com/conferences/safer2026/</w:t>
      </w:r>
      <w:proofErr w:type="spellStart"/>
      <w:r w:rsidR="004758E3" w:rsidRPr="009D61BB">
        <w:rPr>
          <w:rFonts w:ascii="Times New Roman" w:hAnsi="Times New Roman" w:cs="Times New Roman"/>
          <w:b/>
          <w:bCs/>
          <w:sz w:val="22"/>
          <w:szCs w:val="22"/>
          <w:u w:val="single"/>
        </w:rPr>
        <w:t>main-track?role</w:t>
      </w:r>
      <w:proofErr w:type="spellEnd"/>
      <w:r w:rsidR="004758E3" w:rsidRPr="009D61BB">
        <w:rPr>
          <w:rFonts w:ascii="Times New Roman" w:hAnsi="Times New Roman" w:cs="Times New Roman"/>
          <w:b/>
          <w:bCs/>
          <w:sz w:val="22"/>
          <w:szCs w:val="22"/>
          <w:u w:val="single"/>
        </w:rPr>
        <w:t>=author.</w:t>
      </w:r>
      <w:r w:rsidR="004758E3">
        <w:rPr>
          <w:sz w:val="20"/>
          <w:szCs w:val="20"/>
          <w:u w:val="single"/>
        </w:rPr>
        <w:t xml:space="preserve"> </w:t>
      </w:r>
      <w:r w:rsidR="005B0FA8">
        <w:rPr>
          <w:rFonts w:ascii="Times New Roman" w:hAnsi="Times New Roman" w:cs="Times New Roman"/>
          <w:sz w:val="22"/>
          <w:szCs w:val="22"/>
        </w:rPr>
        <w:t xml:space="preserve"> </w:t>
      </w:r>
      <w:r w:rsidR="009D61BB">
        <w:rPr>
          <w:rFonts w:ascii="Times New Roman" w:hAnsi="Times New Roman" w:cs="Times New Roman"/>
          <w:sz w:val="22"/>
          <w:szCs w:val="22"/>
        </w:rPr>
        <w:t xml:space="preserve"> The workshop web site is </w:t>
      </w:r>
      <w:hyperlink r:id="rId5" w:history="1">
        <w:r w:rsidR="009D61BB" w:rsidRPr="009D61BB">
          <w:rPr>
            <w:rStyle w:val="Hyperlink"/>
            <w:rFonts w:ascii="Times New Roman" w:hAnsi="Times New Roman" w:cs="Times New Roman"/>
            <w:sz w:val="22"/>
            <w:szCs w:val="22"/>
          </w:rPr>
          <w:t>github.com/mtmaybury/</w:t>
        </w:r>
        <w:proofErr w:type="spellStart"/>
        <w:r w:rsidR="009D61BB" w:rsidRPr="009D61BB">
          <w:rPr>
            <w:rStyle w:val="Hyperlink"/>
            <w:rFonts w:ascii="Times New Roman" w:hAnsi="Times New Roman" w:cs="Times New Roman"/>
            <w:sz w:val="22"/>
            <w:szCs w:val="22"/>
          </w:rPr>
          <w:t>SafeAgents</w:t>
        </w:r>
        <w:proofErr w:type="spellEnd"/>
      </w:hyperlink>
      <w:r w:rsidR="009D61BB">
        <w:rPr>
          <w:rFonts w:ascii="Times New Roman" w:hAnsi="Times New Roman" w:cs="Times New Roman"/>
          <w:sz w:val="22"/>
          <w:szCs w:val="22"/>
        </w:rPr>
        <w:t xml:space="preserve">. </w:t>
      </w:r>
    </w:p>
    <w:p w14:paraId="0BFD20E6" w14:textId="53203D8C" w:rsidR="00A84CF3" w:rsidRPr="00A84CF3" w:rsidRDefault="00A84CF3" w:rsidP="00A84CF3">
      <w:pPr>
        <w:rPr>
          <w:rFonts w:ascii="Times New Roman" w:hAnsi="Times New Roman" w:cs="Times New Roman"/>
          <w:b/>
          <w:bCs/>
          <w:sz w:val="22"/>
          <w:szCs w:val="22"/>
        </w:rPr>
      </w:pPr>
      <w:r>
        <w:rPr>
          <w:rFonts w:ascii="Times New Roman" w:hAnsi="Times New Roman" w:cs="Times New Roman"/>
          <w:b/>
          <w:bCs/>
          <w:sz w:val="22"/>
          <w:szCs w:val="22"/>
        </w:rPr>
        <w:t>Deadlines</w:t>
      </w:r>
      <w:r w:rsidRPr="00A84CF3">
        <w:rPr>
          <w:rFonts w:ascii="Times New Roman" w:hAnsi="Times New Roman" w:cs="Times New Roman"/>
          <w:b/>
          <w:bCs/>
          <w:sz w:val="22"/>
          <w:szCs w:val="22"/>
        </w:rPr>
        <w:t xml:space="preserve">: </w:t>
      </w:r>
    </w:p>
    <w:p w14:paraId="7AF08D97" w14:textId="7ED9D1F7" w:rsidR="003E0084" w:rsidRPr="003E0084" w:rsidRDefault="003E0084" w:rsidP="00A84CF3">
      <w:pPr>
        <w:rPr>
          <w:rFonts w:ascii="Times New Roman" w:hAnsi="Times New Roman" w:cs="Times New Roman"/>
          <w:sz w:val="22"/>
          <w:szCs w:val="22"/>
        </w:rPr>
      </w:pPr>
      <w:r>
        <w:rPr>
          <w:rFonts w:ascii="Times New Roman" w:hAnsi="Times New Roman" w:cs="Times New Roman"/>
          <w:b/>
          <w:bCs/>
          <w:sz w:val="22"/>
          <w:szCs w:val="22"/>
        </w:rPr>
        <w:t>Workshop Paper</w:t>
      </w:r>
      <w:r w:rsidRPr="003E0084">
        <w:rPr>
          <w:rFonts w:ascii="Times New Roman" w:hAnsi="Times New Roman" w:cs="Times New Roman"/>
          <w:b/>
          <w:bCs/>
          <w:sz w:val="22"/>
          <w:szCs w:val="22"/>
        </w:rPr>
        <w:t xml:space="preserve"> </w:t>
      </w:r>
      <w:r>
        <w:rPr>
          <w:rFonts w:ascii="Times New Roman" w:hAnsi="Times New Roman" w:cs="Times New Roman"/>
          <w:b/>
          <w:bCs/>
          <w:sz w:val="22"/>
          <w:szCs w:val="22"/>
        </w:rPr>
        <w:t>Submission</w:t>
      </w:r>
      <w:r w:rsidRPr="003E0084">
        <w:rPr>
          <w:rFonts w:ascii="Times New Roman" w:hAnsi="Times New Roman" w:cs="Times New Roman"/>
          <w:sz w:val="22"/>
          <w:szCs w:val="22"/>
        </w:rPr>
        <w:t xml:space="preserve">: </w:t>
      </w:r>
      <w:r>
        <w:rPr>
          <w:rFonts w:ascii="Times New Roman" w:hAnsi="Times New Roman" w:cs="Times New Roman"/>
          <w:sz w:val="22"/>
          <w:szCs w:val="22"/>
        </w:rPr>
        <w:t xml:space="preserve">May 4 2026 (IJCAI-ECAI Main Conf Paper decisions </w:t>
      </w:r>
      <w:r w:rsidRPr="003E0084">
        <w:rPr>
          <w:rFonts w:ascii="Times New Roman" w:hAnsi="Times New Roman" w:cs="Times New Roman"/>
          <w:sz w:val="22"/>
          <w:szCs w:val="22"/>
        </w:rPr>
        <w:t>April 29, 2026</w:t>
      </w:r>
      <w:r>
        <w:rPr>
          <w:rFonts w:ascii="Times New Roman" w:hAnsi="Times New Roman" w:cs="Times New Roman"/>
          <w:sz w:val="22"/>
          <w:szCs w:val="22"/>
        </w:rPr>
        <w:t>)</w:t>
      </w:r>
      <w:r>
        <w:rPr>
          <w:rFonts w:ascii="Times New Roman" w:hAnsi="Times New Roman" w:cs="Times New Roman"/>
          <w:b/>
          <w:bCs/>
          <w:sz w:val="22"/>
          <w:szCs w:val="22"/>
        </w:rPr>
        <w:br/>
        <w:t>Workshop Paper</w:t>
      </w:r>
      <w:r w:rsidRPr="003E0084">
        <w:rPr>
          <w:rFonts w:ascii="Times New Roman" w:hAnsi="Times New Roman" w:cs="Times New Roman"/>
          <w:b/>
          <w:bCs/>
          <w:sz w:val="22"/>
          <w:szCs w:val="22"/>
        </w:rPr>
        <w:t xml:space="preserve"> </w:t>
      </w:r>
      <w:r w:rsidR="00494998">
        <w:rPr>
          <w:rFonts w:ascii="Times New Roman" w:hAnsi="Times New Roman" w:cs="Times New Roman"/>
          <w:b/>
          <w:bCs/>
          <w:sz w:val="22"/>
          <w:szCs w:val="22"/>
        </w:rPr>
        <w:t>N</w:t>
      </w:r>
      <w:r w:rsidRPr="003E0084">
        <w:rPr>
          <w:rFonts w:ascii="Times New Roman" w:hAnsi="Times New Roman" w:cs="Times New Roman"/>
          <w:b/>
          <w:bCs/>
          <w:sz w:val="22"/>
          <w:szCs w:val="22"/>
        </w:rPr>
        <w:t>otification</w:t>
      </w:r>
      <w:r w:rsidRPr="003E0084">
        <w:rPr>
          <w:rFonts w:ascii="Times New Roman" w:hAnsi="Times New Roman" w:cs="Times New Roman"/>
          <w:sz w:val="22"/>
          <w:szCs w:val="22"/>
        </w:rPr>
        <w:t xml:space="preserve">: </w:t>
      </w:r>
      <w:r w:rsidR="00494998">
        <w:rPr>
          <w:rFonts w:ascii="Times New Roman" w:hAnsi="Times New Roman" w:cs="Times New Roman"/>
          <w:sz w:val="22"/>
          <w:szCs w:val="22"/>
        </w:rPr>
        <w:t xml:space="preserve">June </w:t>
      </w:r>
      <w:r w:rsidR="00370DB8">
        <w:rPr>
          <w:rFonts w:ascii="Times New Roman" w:hAnsi="Times New Roman" w:cs="Times New Roman"/>
          <w:sz w:val="22"/>
          <w:szCs w:val="22"/>
        </w:rPr>
        <w:t>15</w:t>
      </w:r>
      <w:r w:rsidRPr="003E0084">
        <w:rPr>
          <w:rFonts w:ascii="Times New Roman" w:hAnsi="Times New Roman" w:cs="Times New Roman"/>
          <w:sz w:val="22"/>
          <w:szCs w:val="22"/>
        </w:rPr>
        <w:t>, 2026</w:t>
      </w:r>
      <w:r>
        <w:rPr>
          <w:rFonts w:ascii="Times New Roman" w:hAnsi="Times New Roman" w:cs="Times New Roman"/>
          <w:sz w:val="22"/>
          <w:szCs w:val="22"/>
        </w:rPr>
        <w:br/>
      </w:r>
      <w:r w:rsidR="00494998">
        <w:rPr>
          <w:rFonts w:ascii="Times New Roman" w:hAnsi="Times New Roman" w:cs="Times New Roman"/>
          <w:b/>
          <w:bCs/>
          <w:sz w:val="22"/>
          <w:szCs w:val="22"/>
        </w:rPr>
        <w:t>Camera Ready Copy</w:t>
      </w:r>
      <w:r>
        <w:rPr>
          <w:rFonts w:ascii="Times New Roman" w:hAnsi="Times New Roman" w:cs="Times New Roman"/>
          <w:sz w:val="22"/>
          <w:szCs w:val="22"/>
        </w:rPr>
        <w:t>: July</w:t>
      </w:r>
      <w:r w:rsidR="009B26AE">
        <w:rPr>
          <w:rFonts w:ascii="Times New Roman" w:hAnsi="Times New Roman" w:cs="Times New Roman"/>
          <w:sz w:val="22"/>
          <w:szCs w:val="22"/>
        </w:rPr>
        <w:t xml:space="preserve"> </w:t>
      </w:r>
      <w:r w:rsidR="00494998">
        <w:rPr>
          <w:rFonts w:ascii="Times New Roman" w:hAnsi="Times New Roman" w:cs="Times New Roman"/>
          <w:sz w:val="22"/>
          <w:szCs w:val="22"/>
        </w:rPr>
        <w:t>13</w:t>
      </w:r>
      <w:r>
        <w:rPr>
          <w:rFonts w:ascii="Times New Roman" w:hAnsi="Times New Roman" w:cs="Times New Roman"/>
          <w:sz w:val="22"/>
          <w:szCs w:val="22"/>
        </w:rPr>
        <w:t>, 2026</w:t>
      </w:r>
      <w:r w:rsidRPr="003E0084">
        <w:rPr>
          <w:rFonts w:ascii="Times New Roman" w:hAnsi="Times New Roman" w:cs="Times New Roman"/>
          <w:sz w:val="22"/>
          <w:szCs w:val="22"/>
        </w:rPr>
        <w:br/>
      </w:r>
      <w:r>
        <w:rPr>
          <w:rFonts w:ascii="Times New Roman" w:hAnsi="Times New Roman" w:cs="Times New Roman"/>
          <w:b/>
          <w:bCs/>
          <w:sz w:val="22"/>
          <w:szCs w:val="22"/>
        </w:rPr>
        <w:t>Workshop (1 of these days)</w:t>
      </w:r>
      <w:r w:rsidRPr="003E0084">
        <w:rPr>
          <w:rFonts w:ascii="Times New Roman" w:hAnsi="Times New Roman" w:cs="Times New Roman"/>
          <w:sz w:val="22"/>
          <w:szCs w:val="22"/>
        </w:rPr>
        <w:t>: Saturday</w:t>
      </w:r>
      <w:r>
        <w:rPr>
          <w:rFonts w:ascii="Times New Roman" w:hAnsi="Times New Roman" w:cs="Times New Roman"/>
          <w:sz w:val="22"/>
          <w:szCs w:val="22"/>
        </w:rPr>
        <w:t>/Sunday/Monday</w:t>
      </w:r>
      <w:r w:rsidRPr="003E0084">
        <w:rPr>
          <w:rFonts w:ascii="Times New Roman" w:hAnsi="Times New Roman" w:cs="Times New Roman"/>
          <w:sz w:val="22"/>
          <w:szCs w:val="22"/>
        </w:rPr>
        <w:t>, August 1</w:t>
      </w:r>
      <w:r>
        <w:rPr>
          <w:rFonts w:ascii="Times New Roman" w:hAnsi="Times New Roman" w:cs="Times New Roman"/>
          <w:sz w:val="22"/>
          <w:szCs w:val="22"/>
        </w:rPr>
        <w:t>5-17</w:t>
      </w:r>
      <w:r w:rsidRPr="003E0084">
        <w:rPr>
          <w:rFonts w:ascii="Times New Roman" w:hAnsi="Times New Roman" w:cs="Times New Roman"/>
          <w:sz w:val="22"/>
          <w:szCs w:val="22"/>
        </w:rPr>
        <w:t>, 2026.</w:t>
      </w:r>
    </w:p>
    <w:p w14:paraId="6FE4EADA" w14:textId="77777777" w:rsidR="004758E3" w:rsidRPr="00FD2CD2" w:rsidRDefault="004758E3" w:rsidP="004758E3">
      <w:pPr>
        <w:rPr>
          <w:rFonts w:ascii="Times New Roman" w:hAnsi="Times New Roman" w:cs="Times New Roman"/>
          <w:b/>
          <w:bCs/>
          <w:sz w:val="22"/>
          <w:szCs w:val="22"/>
        </w:rPr>
      </w:pPr>
      <w:r w:rsidRPr="00FD2CD2">
        <w:rPr>
          <w:rFonts w:ascii="Times New Roman" w:hAnsi="Times New Roman" w:cs="Times New Roman"/>
          <w:b/>
          <w:bCs/>
          <w:sz w:val="22"/>
          <w:szCs w:val="22"/>
        </w:rPr>
        <w:t>Organizing Committee</w:t>
      </w:r>
    </w:p>
    <w:p w14:paraId="3C129918" w14:textId="6FD96792" w:rsidR="004758E3" w:rsidRPr="00FD2CD2" w:rsidRDefault="004758E3" w:rsidP="004758E3">
      <w:pPr>
        <w:pStyle w:val="ListParagraph"/>
        <w:numPr>
          <w:ilvl w:val="0"/>
          <w:numId w:val="4"/>
        </w:numPr>
        <w:spacing w:after="0"/>
        <w:rPr>
          <w:rFonts w:ascii="Times New Roman" w:hAnsi="Times New Roman" w:cs="Times New Roman"/>
          <w:sz w:val="22"/>
          <w:szCs w:val="22"/>
        </w:rPr>
      </w:pPr>
      <w:bookmarkStart w:id="1" w:name="_Hlk223765601"/>
      <w:r w:rsidRPr="00FD2CD2">
        <w:rPr>
          <w:rFonts w:ascii="Times New Roman" w:hAnsi="Times New Roman" w:cs="Times New Roman"/>
          <w:sz w:val="22"/>
          <w:szCs w:val="22"/>
        </w:rPr>
        <w:t xml:space="preserve">Dr. </w:t>
      </w:r>
      <w:hyperlink r:id="rId6" w:history="1">
        <w:r w:rsidRPr="00FD2CD2">
          <w:rPr>
            <w:rStyle w:val="Hyperlink"/>
            <w:rFonts w:ascii="Times New Roman" w:hAnsi="Times New Roman" w:cs="Times New Roman"/>
            <w:sz w:val="22"/>
            <w:szCs w:val="22"/>
          </w:rPr>
          <w:t>Mark Maybury</w:t>
        </w:r>
      </w:hyperlink>
      <w:r w:rsidRPr="00FD2CD2">
        <w:rPr>
          <w:rFonts w:ascii="Times New Roman" w:hAnsi="Times New Roman" w:cs="Times New Roman"/>
          <w:sz w:val="22"/>
          <w:szCs w:val="22"/>
        </w:rPr>
        <w:t xml:space="preserve">, </w:t>
      </w:r>
      <w:r w:rsidR="00251AF9">
        <w:rPr>
          <w:rFonts w:ascii="Times New Roman" w:hAnsi="Times New Roman" w:cs="Times New Roman"/>
          <w:sz w:val="22"/>
          <w:szCs w:val="22"/>
        </w:rPr>
        <w:t>VP</w:t>
      </w:r>
      <w:r w:rsidR="00D87233">
        <w:rPr>
          <w:rFonts w:ascii="Times New Roman" w:hAnsi="Times New Roman" w:cs="Times New Roman"/>
          <w:sz w:val="22"/>
          <w:szCs w:val="22"/>
        </w:rPr>
        <w:t xml:space="preserve"> Commercialization</w:t>
      </w:r>
      <w:r w:rsidR="00251AF9">
        <w:rPr>
          <w:rFonts w:ascii="Times New Roman" w:hAnsi="Times New Roman" w:cs="Times New Roman"/>
          <w:sz w:val="22"/>
          <w:szCs w:val="22"/>
        </w:rPr>
        <w:t xml:space="preserve">, </w:t>
      </w:r>
      <w:r w:rsidRPr="00FD2CD2">
        <w:rPr>
          <w:rFonts w:ascii="Times New Roman" w:hAnsi="Times New Roman" w:cs="Times New Roman"/>
          <w:sz w:val="22"/>
          <w:szCs w:val="22"/>
        </w:rPr>
        <w:t>Lockheed Martin</w:t>
      </w:r>
      <w:r w:rsidR="00251AF9">
        <w:rPr>
          <w:rFonts w:ascii="Times New Roman" w:hAnsi="Times New Roman" w:cs="Times New Roman"/>
          <w:sz w:val="22"/>
          <w:szCs w:val="22"/>
        </w:rPr>
        <w:t>;</w:t>
      </w:r>
      <w:r w:rsidRPr="00FD2CD2">
        <w:rPr>
          <w:rFonts w:ascii="Times New Roman" w:hAnsi="Times New Roman" w:cs="Times New Roman"/>
          <w:sz w:val="22"/>
          <w:szCs w:val="22"/>
        </w:rPr>
        <w:t xml:space="preserve"> </w:t>
      </w:r>
      <w:r w:rsidR="00251AF9" w:rsidRPr="00FD2CD2">
        <w:rPr>
          <w:rFonts w:ascii="Times New Roman" w:hAnsi="Times New Roman" w:cs="Times New Roman"/>
          <w:sz w:val="22"/>
          <w:szCs w:val="22"/>
        </w:rPr>
        <w:t>Board Director</w:t>
      </w:r>
      <w:r w:rsidR="00251AF9">
        <w:rPr>
          <w:rFonts w:ascii="Times New Roman" w:hAnsi="Times New Roman" w:cs="Times New Roman"/>
          <w:sz w:val="22"/>
          <w:szCs w:val="22"/>
        </w:rPr>
        <w:t xml:space="preserve">, </w:t>
      </w:r>
      <w:r w:rsidRPr="00FD2CD2">
        <w:rPr>
          <w:rFonts w:ascii="Times New Roman" w:hAnsi="Times New Roman" w:cs="Times New Roman"/>
          <w:sz w:val="22"/>
          <w:szCs w:val="22"/>
        </w:rPr>
        <w:t xml:space="preserve">Advanced Cyber Security Center. </w:t>
      </w:r>
      <w:hyperlink r:id="rId7" w:history="1">
        <w:r w:rsidRPr="00FD2CD2">
          <w:rPr>
            <w:rStyle w:val="Hyperlink"/>
            <w:rFonts w:ascii="Times New Roman" w:hAnsi="Times New Roman" w:cs="Times New Roman"/>
            <w:sz w:val="22"/>
            <w:szCs w:val="22"/>
          </w:rPr>
          <w:t>mark.t.maybury@lmco.com</w:t>
        </w:r>
      </w:hyperlink>
      <w:r w:rsidRPr="00FD2CD2">
        <w:rPr>
          <w:rFonts w:ascii="Times New Roman" w:hAnsi="Times New Roman" w:cs="Times New Roman"/>
          <w:sz w:val="22"/>
          <w:szCs w:val="22"/>
        </w:rPr>
        <w:t xml:space="preserve"> (chair and primary contact)</w:t>
      </w:r>
    </w:p>
    <w:p w14:paraId="3087F6C6" w14:textId="77777777" w:rsidR="004758E3" w:rsidRPr="00FD2CD2" w:rsidRDefault="004758E3" w:rsidP="004758E3">
      <w:pPr>
        <w:pStyle w:val="ListParagraph"/>
        <w:numPr>
          <w:ilvl w:val="0"/>
          <w:numId w:val="4"/>
        </w:numPr>
        <w:spacing w:after="0"/>
        <w:rPr>
          <w:rFonts w:ascii="Times New Roman" w:hAnsi="Times New Roman" w:cs="Times New Roman"/>
          <w:sz w:val="22"/>
          <w:szCs w:val="22"/>
        </w:rPr>
      </w:pPr>
      <w:r w:rsidRPr="00FD2CD2">
        <w:rPr>
          <w:rFonts w:ascii="Times New Roman" w:hAnsi="Times New Roman" w:cs="Times New Roman"/>
          <w:sz w:val="22"/>
          <w:szCs w:val="22"/>
        </w:rPr>
        <w:t xml:space="preserve">Prof. </w:t>
      </w:r>
      <w:hyperlink r:id="rId8" w:history="1">
        <w:r w:rsidRPr="00FD2CD2">
          <w:rPr>
            <w:rStyle w:val="Hyperlink"/>
            <w:rFonts w:ascii="Times New Roman" w:hAnsi="Times New Roman" w:cs="Times New Roman"/>
            <w:sz w:val="22"/>
            <w:szCs w:val="22"/>
          </w:rPr>
          <w:t>Wolfgang Wahlster</w:t>
        </w:r>
      </w:hyperlink>
      <w:r w:rsidRPr="00FD2CD2">
        <w:rPr>
          <w:rFonts w:ascii="Times New Roman" w:hAnsi="Times New Roman" w:cs="Times New Roman"/>
          <w:sz w:val="22"/>
          <w:szCs w:val="22"/>
        </w:rPr>
        <w:t>, Founding Director and CE</w:t>
      </w:r>
      <w:r>
        <w:rPr>
          <w:rFonts w:ascii="Times New Roman" w:hAnsi="Times New Roman" w:cs="Times New Roman"/>
          <w:sz w:val="22"/>
          <w:szCs w:val="22"/>
        </w:rPr>
        <w:t xml:space="preserve">A, </w:t>
      </w:r>
      <w:r w:rsidRPr="00FD2CD2">
        <w:rPr>
          <w:rFonts w:ascii="Times New Roman" w:hAnsi="Times New Roman" w:cs="Times New Roman"/>
          <w:sz w:val="22"/>
          <w:szCs w:val="22"/>
        </w:rPr>
        <w:t xml:space="preserve">DFKI. </w:t>
      </w:r>
      <w:hyperlink r:id="rId9" w:history="1">
        <w:r w:rsidRPr="00FD2CD2">
          <w:rPr>
            <w:rStyle w:val="Hyperlink"/>
            <w:rFonts w:ascii="Times New Roman" w:hAnsi="Times New Roman" w:cs="Times New Roman"/>
            <w:sz w:val="22"/>
            <w:szCs w:val="22"/>
          </w:rPr>
          <w:t>Wolfgang.Wahlster@dfki.de</w:t>
        </w:r>
      </w:hyperlink>
    </w:p>
    <w:p w14:paraId="0B0DD419" w14:textId="3A7FC747" w:rsidR="00192981" w:rsidRDefault="00192981" w:rsidP="00192981">
      <w:pPr>
        <w:numPr>
          <w:ilvl w:val="0"/>
          <w:numId w:val="23"/>
        </w:numPr>
        <w:pBdr>
          <w:top w:val="nil"/>
          <w:left w:val="nil"/>
          <w:bottom w:val="nil"/>
          <w:right w:val="nil"/>
          <w:between w:val="nil"/>
        </w:pBdr>
        <w:spacing w:after="0"/>
        <w:rPr>
          <w:ins w:id="2" w:author="Author" w:date="2026-03-09T17:25:00Z" w16du:dateUtc="2026-03-09T21:25:00Z"/>
          <w:rFonts w:ascii="Times New Roman" w:eastAsia="Times New Roman" w:hAnsi="Times New Roman" w:cs="Times New Roman"/>
          <w:color w:val="000000"/>
          <w:sz w:val="22"/>
          <w:szCs w:val="22"/>
        </w:rPr>
      </w:pPr>
      <w:r>
        <w:rPr>
          <w:rFonts w:ascii="Times New Roman" w:hAnsi="Times New Roman" w:cs="Times New Roman"/>
          <w:sz w:val="22"/>
          <w:szCs w:val="22"/>
        </w:rPr>
        <w:t>Ms</w:t>
      </w:r>
      <w:r w:rsidR="004758E3" w:rsidRPr="00FD2CD2">
        <w:rPr>
          <w:rFonts w:ascii="Times New Roman" w:hAnsi="Times New Roman" w:cs="Times New Roman"/>
          <w:sz w:val="22"/>
          <w:szCs w:val="22"/>
        </w:rPr>
        <w:t xml:space="preserve">. </w:t>
      </w:r>
      <w:bookmarkStart w:id="3" w:name="_Hlk210734770"/>
      <w:r w:rsidR="004758E3" w:rsidRPr="00FD2CD2">
        <w:rPr>
          <w:rFonts w:ascii="Times New Roman" w:hAnsi="Times New Roman" w:cs="Times New Roman"/>
          <w:sz w:val="22"/>
          <w:szCs w:val="22"/>
        </w:rPr>
        <w:fldChar w:fldCharType="begin"/>
      </w:r>
      <w:r w:rsidR="004758E3" w:rsidRPr="00FD2CD2">
        <w:rPr>
          <w:rFonts w:ascii="Times New Roman" w:hAnsi="Times New Roman" w:cs="Times New Roman"/>
          <w:sz w:val="22"/>
          <w:szCs w:val="22"/>
        </w:rPr>
        <w:instrText>HYPERLINK "https://www.linkedin.com/in/josephine-yuyin-liu-3715721a4/"</w:instrText>
      </w:r>
      <w:r w:rsidR="004758E3" w:rsidRPr="00FD2CD2">
        <w:rPr>
          <w:rFonts w:ascii="Times New Roman" w:hAnsi="Times New Roman" w:cs="Times New Roman"/>
          <w:sz w:val="22"/>
          <w:szCs w:val="22"/>
        </w:rPr>
      </w:r>
      <w:r w:rsidR="004758E3" w:rsidRPr="00FD2CD2">
        <w:rPr>
          <w:rFonts w:ascii="Times New Roman" w:hAnsi="Times New Roman" w:cs="Times New Roman"/>
          <w:sz w:val="22"/>
          <w:szCs w:val="22"/>
        </w:rPr>
        <w:fldChar w:fldCharType="separate"/>
      </w:r>
      <w:r w:rsidR="004758E3" w:rsidRPr="00FD2CD2">
        <w:rPr>
          <w:rStyle w:val="Hyperlink"/>
          <w:rFonts w:ascii="Times New Roman" w:hAnsi="Times New Roman" w:cs="Times New Roman"/>
          <w:sz w:val="22"/>
          <w:szCs w:val="22"/>
        </w:rPr>
        <w:t>Josephine Liu</w:t>
      </w:r>
      <w:r w:rsidR="004758E3" w:rsidRPr="00FD2CD2">
        <w:rPr>
          <w:rFonts w:ascii="Times New Roman" w:hAnsi="Times New Roman" w:cs="Times New Roman"/>
          <w:sz w:val="22"/>
          <w:szCs w:val="22"/>
        </w:rPr>
        <w:fldChar w:fldCharType="end"/>
      </w:r>
      <w:r w:rsidR="004758E3" w:rsidRPr="00FD2CD2">
        <w:rPr>
          <w:rFonts w:ascii="Times New Roman" w:hAnsi="Times New Roman" w:cs="Times New Roman"/>
          <w:sz w:val="22"/>
          <w:szCs w:val="22"/>
        </w:rPr>
        <w:t xml:space="preserve">, </w:t>
      </w:r>
      <w:r w:rsidR="00193790">
        <w:rPr>
          <w:rFonts w:ascii="Times New Roman" w:hAnsi="Times New Roman" w:cs="Times New Roman"/>
          <w:sz w:val="22"/>
          <w:szCs w:val="22"/>
        </w:rPr>
        <w:t xml:space="preserve">Chair, APAC Tech Policy Committee, </w:t>
      </w:r>
      <w:r w:rsidR="00193790">
        <w:rPr>
          <w:rFonts w:ascii="Times New Roman" w:eastAsia="Times New Roman" w:hAnsi="Times New Roman" w:cs="Times New Roman"/>
          <w:sz w:val="22"/>
          <w:szCs w:val="22"/>
        </w:rPr>
        <w:t xml:space="preserve">Association for Computing Machinery (ACM), </w:t>
      </w:r>
      <w:ins w:id="4" w:author="Author" w:date="2026-03-09T17:25:00Z" w16du:dateUtc="2026-03-09T21:25:00Z">
        <w:r>
          <w:rPr>
            <w:rFonts w:ascii="Times New Roman" w:eastAsia="Times New Roman" w:hAnsi="Times New Roman" w:cs="Times New Roman"/>
            <w:sz w:val="22"/>
            <w:szCs w:val="22"/>
          </w:rPr>
          <w:t>yuyinl@acm.org</w:t>
        </w:r>
      </w:ins>
    </w:p>
    <w:p w14:paraId="4F4B67A4" w14:textId="77777777" w:rsidR="004758E3" w:rsidRPr="00FD2CD2" w:rsidRDefault="004758E3" w:rsidP="004758E3">
      <w:pPr>
        <w:pStyle w:val="ListParagraph"/>
        <w:numPr>
          <w:ilvl w:val="0"/>
          <w:numId w:val="4"/>
        </w:numPr>
        <w:spacing w:after="0"/>
        <w:rPr>
          <w:rFonts w:ascii="Times New Roman" w:hAnsi="Times New Roman" w:cs="Times New Roman"/>
          <w:sz w:val="22"/>
          <w:szCs w:val="22"/>
        </w:rPr>
      </w:pPr>
      <w:bookmarkStart w:id="5" w:name="_Hlk210734512"/>
      <w:bookmarkEnd w:id="3"/>
      <w:r w:rsidRPr="00FD2CD2">
        <w:rPr>
          <w:rFonts w:ascii="Times New Roman" w:hAnsi="Times New Roman" w:cs="Times New Roman"/>
          <w:sz w:val="22"/>
          <w:szCs w:val="22"/>
        </w:rPr>
        <w:t xml:space="preserve">Dr. </w:t>
      </w:r>
      <w:hyperlink r:id="rId10" w:history="1">
        <w:r w:rsidRPr="00FD2CD2">
          <w:rPr>
            <w:rStyle w:val="Hyperlink"/>
            <w:rFonts w:ascii="Times New Roman" w:hAnsi="Times New Roman" w:cs="Times New Roman"/>
            <w:sz w:val="22"/>
            <w:szCs w:val="22"/>
          </w:rPr>
          <w:t>Francesca Rossi</w:t>
        </w:r>
      </w:hyperlink>
      <w:r w:rsidRPr="00FD2CD2">
        <w:rPr>
          <w:rFonts w:ascii="Times New Roman" w:hAnsi="Times New Roman" w:cs="Times New Roman"/>
          <w:sz w:val="22"/>
          <w:szCs w:val="22"/>
        </w:rPr>
        <w:t xml:space="preserve">, IBM Fellow, IBM Global Leader for Responsible AI and AI Governance, T.J. Watson Research Center, Yorktown Heights, USA </w:t>
      </w:r>
      <w:bookmarkEnd w:id="5"/>
      <w:r w:rsidRPr="00FD2CD2">
        <w:rPr>
          <w:rFonts w:ascii="Times New Roman" w:hAnsi="Times New Roman" w:cs="Times New Roman"/>
          <w:sz w:val="22"/>
          <w:szCs w:val="22"/>
        </w:rPr>
        <w:fldChar w:fldCharType="begin"/>
      </w:r>
      <w:r w:rsidRPr="00FD2CD2">
        <w:rPr>
          <w:rFonts w:ascii="Times New Roman" w:hAnsi="Times New Roman" w:cs="Times New Roman"/>
          <w:sz w:val="22"/>
          <w:szCs w:val="22"/>
        </w:rPr>
        <w:instrText>HYPERLINK "mailto:Francesca.Rossi2@ibm.com"</w:instrText>
      </w:r>
      <w:r w:rsidRPr="00FD2CD2">
        <w:rPr>
          <w:rFonts w:ascii="Times New Roman" w:hAnsi="Times New Roman" w:cs="Times New Roman"/>
          <w:sz w:val="22"/>
          <w:szCs w:val="22"/>
        </w:rPr>
      </w:r>
      <w:r w:rsidRPr="00FD2CD2">
        <w:rPr>
          <w:rFonts w:ascii="Times New Roman" w:hAnsi="Times New Roman" w:cs="Times New Roman"/>
          <w:sz w:val="22"/>
          <w:szCs w:val="22"/>
        </w:rPr>
        <w:fldChar w:fldCharType="separate"/>
      </w:r>
      <w:r w:rsidRPr="00FD2CD2">
        <w:rPr>
          <w:rStyle w:val="Hyperlink"/>
          <w:rFonts w:ascii="Times New Roman" w:hAnsi="Times New Roman" w:cs="Times New Roman"/>
          <w:sz w:val="22"/>
          <w:szCs w:val="22"/>
        </w:rPr>
        <w:t>Francesca.Rossi2@ibm.com</w:t>
      </w:r>
      <w:r w:rsidRPr="00FD2CD2">
        <w:rPr>
          <w:rFonts w:ascii="Times New Roman" w:hAnsi="Times New Roman" w:cs="Times New Roman"/>
          <w:sz w:val="22"/>
          <w:szCs w:val="22"/>
        </w:rPr>
        <w:fldChar w:fldCharType="end"/>
      </w:r>
    </w:p>
    <w:p w14:paraId="37D5D73D" w14:textId="59D3050E" w:rsidR="004758E3" w:rsidRPr="004758E3" w:rsidRDefault="004758E3" w:rsidP="00A84CF3">
      <w:pPr>
        <w:pStyle w:val="ListParagraph"/>
        <w:numPr>
          <w:ilvl w:val="0"/>
          <w:numId w:val="4"/>
        </w:numPr>
        <w:spacing w:after="0"/>
        <w:rPr>
          <w:rFonts w:ascii="Times New Roman" w:hAnsi="Times New Roman" w:cs="Times New Roman"/>
          <w:sz w:val="22"/>
          <w:szCs w:val="22"/>
        </w:rPr>
      </w:pPr>
      <w:r w:rsidRPr="00FD2CD2">
        <w:rPr>
          <w:rFonts w:ascii="Times New Roman" w:hAnsi="Times New Roman" w:cs="Times New Roman"/>
          <w:sz w:val="22"/>
          <w:szCs w:val="22"/>
        </w:rPr>
        <w:t xml:space="preserve">Dr. </w:t>
      </w:r>
      <w:hyperlink r:id="rId11" w:history="1">
        <w:r w:rsidRPr="00FD2CD2">
          <w:rPr>
            <w:rStyle w:val="Hyperlink"/>
            <w:rFonts w:ascii="Times New Roman" w:hAnsi="Times New Roman" w:cs="Times New Roman"/>
            <w:sz w:val="22"/>
            <w:szCs w:val="22"/>
          </w:rPr>
          <w:t>Mihai Christodorescu</w:t>
        </w:r>
      </w:hyperlink>
      <w:r w:rsidRPr="00FD2CD2">
        <w:rPr>
          <w:rFonts w:ascii="Times New Roman" w:hAnsi="Times New Roman" w:cs="Times New Roman"/>
          <w:sz w:val="22"/>
          <w:szCs w:val="22"/>
        </w:rPr>
        <w:t xml:space="preserve">, Research Scientist, Security and Privacy, Google, </w:t>
      </w:r>
      <w:hyperlink r:id="rId12" w:history="1">
        <w:r w:rsidRPr="00FD2CD2">
          <w:rPr>
            <w:rStyle w:val="Hyperlink"/>
            <w:rFonts w:ascii="Times New Roman" w:hAnsi="Times New Roman" w:cs="Times New Roman"/>
            <w:sz w:val="22"/>
            <w:szCs w:val="22"/>
          </w:rPr>
          <w:t>christodorescu@google.com</w:t>
        </w:r>
      </w:hyperlink>
      <w:bookmarkEnd w:id="1"/>
      <w:r>
        <w:br/>
      </w:r>
    </w:p>
    <w:p w14:paraId="009DE636" w14:textId="77777777" w:rsidR="00A84CF3" w:rsidRPr="00DF1F3A" w:rsidRDefault="00A84CF3" w:rsidP="00A84CF3">
      <w:pPr>
        <w:rPr>
          <w:rFonts w:ascii="Times New Roman" w:hAnsi="Times New Roman" w:cs="Times New Roman"/>
          <w:sz w:val="22"/>
          <w:szCs w:val="22"/>
        </w:rPr>
      </w:pPr>
      <w:r w:rsidRPr="00DF1F3A">
        <w:rPr>
          <w:rFonts w:ascii="Times New Roman" w:hAnsi="Times New Roman" w:cs="Times New Roman"/>
          <w:sz w:val="22"/>
          <w:szCs w:val="22"/>
        </w:rPr>
        <w:lastRenderedPageBreak/>
        <w:t>This highly interactive and interdisciplinary workshop will provide a unique forum to jointly and iteratively refine a roadmap which will be publicly shared to address these complex challenges.</w:t>
      </w:r>
    </w:p>
    <w:p w14:paraId="449562D5" w14:textId="3D0D22B2" w:rsidR="00A84CF3" w:rsidRPr="00DF1F3A" w:rsidRDefault="00A84CF3" w:rsidP="00A84CF3">
      <w:pPr>
        <w:rPr>
          <w:rFonts w:ascii="Times New Roman" w:hAnsi="Times New Roman" w:cs="Times New Roman"/>
          <w:sz w:val="22"/>
          <w:szCs w:val="22"/>
        </w:rPr>
      </w:pPr>
      <w:r w:rsidRPr="00DF1F3A">
        <w:rPr>
          <w:rFonts w:ascii="Times New Roman" w:hAnsi="Times New Roman" w:cs="Times New Roman"/>
          <w:b/>
          <w:bCs/>
          <w:sz w:val="22"/>
          <w:szCs w:val="22"/>
        </w:rPr>
        <w:t>Goal and Product</w:t>
      </w:r>
      <w:r w:rsidRPr="00DF1F3A">
        <w:rPr>
          <w:rFonts w:ascii="Times New Roman" w:hAnsi="Times New Roman" w:cs="Times New Roman"/>
          <w:sz w:val="22"/>
          <w:szCs w:val="22"/>
        </w:rPr>
        <w:t xml:space="preserve">: Trustworthy Agentic AI Roadmap (TAP) articulating, </w:t>
      </w:r>
      <w:r>
        <w:rPr>
          <w:rFonts w:ascii="Times New Roman" w:hAnsi="Times New Roman" w:cs="Times New Roman"/>
          <w:sz w:val="22"/>
          <w:szCs w:val="22"/>
        </w:rPr>
        <w:t xml:space="preserve">current </w:t>
      </w:r>
      <w:r w:rsidRPr="00A84CF3">
        <w:rPr>
          <w:rFonts w:ascii="Times New Roman" w:hAnsi="Times New Roman" w:cs="Times New Roman"/>
          <w:i/>
          <w:iCs/>
          <w:sz w:val="22"/>
          <w:szCs w:val="22"/>
        </w:rPr>
        <w:t>critical gaps</w:t>
      </w:r>
      <w:r>
        <w:rPr>
          <w:rFonts w:ascii="Times New Roman" w:hAnsi="Times New Roman" w:cs="Times New Roman"/>
          <w:sz w:val="22"/>
          <w:szCs w:val="22"/>
        </w:rPr>
        <w:t xml:space="preserve"> or </w:t>
      </w:r>
      <w:r w:rsidRPr="00A84CF3">
        <w:rPr>
          <w:rFonts w:ascii="Times New Roman" w:hAnsi="Times New Roman" w:cs="Times New Roman"/>
          <w:i/>
          <w:iCs/>
          <w:sz w:val="22"/>
          <w:szCs w:val="22"/>
        </w:rPr>
        <w:t>challenges</w:t>
      </w:r>
      <w:r w:rsidRPr="00DF1F3A">
        <w:rPr>
          <w:rFonts w:ascii="Times New Roman" w:hAnsi="Times New Roman" w:cs="Times New Roman"/>
          <w:sz w:val="22"/>
          <w:szCs w:val="22"/>
        </w:rPr>
        <w:t xml:space="preserve">, </w:t>
      </w:r>
      <w:r>
        <w:rPr>
          <w:rFonts w:ascii="Times New Roman" w:hAnsi="Times New Roman" w:cs="Times New Roman"/>
          <w:sz w:val="22"/>
          <w:szCs w:val="22"/>
        </w:rPr>
        <w:t xml:space="preserve">planned </w:t>
      </w:r>
      <w:r w:rsidRPr="00DF1F3A">
        <w:rPr>
          <w:rFonts w:ascii="Times New Roman" w:hAnsi="Times New Roman" w:cs="Times New Roman"/>
          <w:sz w:val="22"/>
          <w:szCs w:val="22"/>
        </w:rPr>
        <w:t xml:space="preserve">key </w:t>
      </w:r>
      <w:r w:rsidRPr="00A84CF3">
        <w:rPr>
          <w:rFonts w:ascii="Times New Roman" w:hAnsi="Times New Roman" w:cs="Times New Roman"/>
          <w:i/>
          <w:iCs/>
          <w:sz w:val="22"/>
          <w:szCs w:val="22"/>
        </w:rPr>
        <w:t>capabilities</w:t>
      </w:r>
      <w:r w:rsidRPr="00DF1F3A">
        <w:rPr>
          <w:rFonts w:ascii="Times New Roman" w:hAnsi="Times New Roman" w:cs="Times New Roman"/>
          <w:sz w:val="22"/>
          <w:szCs w:val="22"/>
        </w:rPr>
        <w:t xml:space="preserve"> and </w:t>
      </w:r>
      <w:r>
        <w:rPr>
          <w:rFonts w:ascii="Times New Roman" w:hAnsi="Times New Roman" w:cs="Times New Roman"/>
          <w:sz w:val="22"/>
          <w:szCs w:val="22"/>
        </w:rPr>
        <w:t xml:space="preserve">desired </w:t>
      </w:r>
      <w:r w:rsidRPr="00A84CF3">
        <w:rPr>
          <w:rFonts w:ascii="Times New Roman" w:hAnsi="Times New Roman" w:cs="Times New Roman"/>
          <w:i/>
          <w:iCs/>
          <w:sz w:val="22"/>
          <w:szCs w:val="22"/>
        </w:rPr>
        <w:t>outcomes</w:t>
      </w:r>
      <w:r w:rsidRPr="00DF1F3A">
        <w:rPr>
          <w:rFonts w:ascii="Times New Roman" w:hAnsi="Times New Roman" w:cs="Times New Roman"/>
          <w:sz w:val="22"/>
          <w:szCs w:val="22"/>
        </w:rPr>
        <w:t xml:space="preserve">.  </w:t>
      </w:r>
    </w:p>
    <w:p w14:paraId="31FD6E95" w14:textId="77777777" w:rsidR="00A84CF3" w:rsidRPr="00DF1F3A" w:rsidRDefault="00A84CF3" w:rsidP="00A84CF3">
      <w:pPr>
        <w:rPr>
          <w:rFonts w:ascii="Times New Roman" w:hAnsi="Times New Roman" w:cs="Times New Roman"/>
          <w:sz w:val="22"/>
          <w:szCs w:val="22"/>
        </w:rPr>
      </w:pPr>
      <w:r w:rsidRPr="00DF1F3A">
        <w:rPr>
          <w:rFonts w:ascii="Times New Roman" w:hAnsi="Times New Roman" w:cs="Times New Roman"/>
          <w:b/>
          <w:bCs/>
          <w:sz w:val="22"/>
          <w:szCs w:val="22"/>
        </w:rPr>
        <w:t>Technical Book</w:t>
      </w:r>
      <w:r w:rsidRPr="00DF1F3A">
        <w:rPr>
          <w:rFonts w:ascii="Times New Roman" w:hAnsi="Times New Roman" w:cs="Times New Roman"/>
          <w:sz w:val="22"/>
          <w:szCs w:val="22"/>
        </w:rPr>
        <w:t xml:space="preserve">: If sufficient interest from participants, a collection of the best contributions will be edited into a peer reviewed technical book. </w:t>
      </w:r>
    </w:p>
    <w:p w14:paraId="17A4ED0A" w14:textId="77777777" w:rsidR="004758E3" w:rsidRPr="00DF1F3A" w:rsidRDefault="004758E3" w:rsidP="004758E3">
      <w:pPr>
        <w:rPr>
          <w:rFonts w:ascii="Times New Roman" w:hAnsi="Times New Roman" w:cs="Times New Roman"/>
          <w:sz w:val="22"/>
          <w:szCs w:val="22"/>
        </w:rPr>
      </w:pPr>
      <w:r w:rsidRPr="00A84CF3">
        <w:rPr>
          <w:rFonts w:ascii="Times New Roman" w:hAnsi="Times New Roman" w:cs="Times New Roman"/>
          <w:b/>
          <w:bCs/>
          <w:sz w:val="22"/>
          <w:szCs w:val="22"/>
        </w:rPr>
        <w:t>Critical Questions of Interest</w:t>
      </w:r>
      <w:r>
        <w:rPr>
          <w:rFonts w:ascii="Times New Roman" w:hAnsi="Times New Roman" w:cs="Times New Roman"/>
          <w:sz w:val="22"/>
          <w:szCs w:val="22"/>
        </w:rPr>
        <w:t xml:space="preserve">: These </w:t>
      </w:r>
      <w:r w:rsidRPr="00DF1F3A">
        <w:rPr>
          <w:rFonts w:ascii="Times New Roman" w:hAnsi="Times New Roman" w:cs="Times New Roman"/>
          <w:sz w:val="22"/>
          <w:szCs w:val="22"/>
        </w:rPr>
        <w:t xml:space="preserve">include but are not limited to: </w:t>
      </w:r>
    </w:p>
    <w:p w14:paraId="2D2656C0" w14:textId="77777777" w:rsidR="004758E3" w:rsidRPr="00DF1F3A" w:rsidRDefault="004758E3" w:rsidP="004758E3">
      <w:pPr>
        <w:numPr>
          <w:ilvl w:val="0"/>
          <w:numId w:val="1"/>
        </w:numPr>
        <w:tabs>
          <w:tab w:val="clear" w:pos="720"/>
        </w:tabs>
        <w:ind w:left="630" w:hanging="270"/>
        <w:rPr>
          <w:rFonts w:ascii="Times New Roman" w:hAnsi="Times New Roman" w:cs="Times New Roman"/>
          <w:sz w:val="22"/>
          <w:szCs w:val="22"/>
        </w:rPr>
      </w:pPr>
      <w:r w:rsidRPr="00DF1F3A">
        <w:rPr>
          <w:rFonts w:ascii="Times New Roman" w:hAnsi="Times New Roman" w:cs="Times New Roman"/>
          <w:b/>
          <w:bCs/>
          <w:sz w:val="22"/>
          <w:szCs w:val="22"/>
        </w:rPr>
        <w:t>Agentic AI</w:t>
      </w:r>
      <w:r w:rsidRPr="00DF1F3A">
        <w:rPr>
          <w:rFonts w:ascii="Times New Roman" w:hAnsi="Times New Roman" w:cs="Times New Roman"/>
          <w:sz w:val="22"/>
          <w:szCs w:val="22"/>
        </w:rPr>
        <w:t xml:space="preserve">: Agentic AI, or </w:t>
      </w:r>
      <w:r>
        <w:rPr>
          <w:rFonts w:ascii="Times New Roman" w:hAnsi="Times New Roman" w:cs="Times New Roman"/>
          <w:sz w:val="22"/>
          <w:szCs w:val="22"/>
        </w:rPr>
        <w:t xml:space="preserve">goal-seeking </w:t>
      </w:r>
      <w:r w:rsidRPr="00DF1F3A">
        <w:rPr>
          <w:rFonts w:ascii="Times New Roman" w:hAnsi="Times New Roman" w:cs="Times New Roman"/>
          <w:sz w:val="22"/>
          <w:szCs w:val="22"/>
        </w:rPr>
        <w:t xml:space="preserve">AI systems that can act autonomously to achieve specific </w:t>
      </w:r>
      <w:r>
        <w:rPr>
          <w:rFonts w:ascii="Times New Roman" w:hAnsi="Times New Roman" w:cs="Times New Roman"/>
          <w:sz w:val="22"/>
          <w:szCs w:val="22"/>
        </w:rPr>
        <w:t>objectives</w:t>
      </w:r>
      <w:r w:rsidRPr="00DF1F3A">
        <w:rPr>
          <w:rFonts w:ascii="Times New Roman" w:hAnsi="Times New Roman" w:cs="Times New Roman"/>
          <w:sz w:val="22"/>
          <w:szCs w:val="22"/>
        </w:rPr>
        <w:t xml:space="preserve"> are expanding in capability and application. While agents promise to revolutionize everything from education to customer service to healthcare, they introduce new challenges such as control (</w:t>
      </w:r>
      <w:r>
        <w:rPr>
          <w:rFonts w:ascii="Times New Roman" w:hAnsi="Times New Roman" w:cs="Times New Roman"/>
          <w:sz w:val="22"/>
          <w:szCs w:val="22"/>
        </w:rPr>
        <w:t xml:space="preserve">e.g., </w:t>
      </w:r>
      <w:r w:rsidRPr="00DF1F3A">
        <w:rPr>
          <w:rFonts w:ascii="Times New Roman" w:hAnsi="Times New Roman" w:cs="Times New Roman"/>
          <w:sz w:val="22"/>
          <w:szCs w:val="22"/>
        </w:rPr>
        <w:t>delegation of authority</w:t>
      </w:r>
      <w:r>
        <w:rPr>
          <w:rFonts w:ascii="Times New Roman" w:hAnsi="Times New Roman" w:cs="Times New Roman"/>
          <w:sz w:val="22"/>
          <w:szCs w:val="22"/>
        </w:rPr>
        <w:t>, mixed-initiative)</w:t>
      </w:r>
      <w:r w:rsidRPr="00DF1F3A">
        <w:rPr>
          <w:rFonts w:ascii="Times New Roman" w:hAnsi="Times New Roman" w:cs="Times New Roman"/>
          <w:sz w:val="22"/>
          <w:szCs w:val="22"/>
        </w:rPr>
        <w:t xml:space="preserve">, accountability, and verification and validation of evolving learning systems as well as perils </w:t>
      </w:r>
      <w:r>
        <w:rPr>
          <w:rFonts w:ascii="Times New Roman" w:hAnsi="Times New Roman" w:cs="Times New Roman"/>
          <w:sz w:val="22"/>
          <w:szCs w:val="22"/>
        </w:rPr>
        <w:t xml:space="preserve">arising from </w:t>
      </w:r>
      <w:r w:rsidRPr="00DF1F3A">
        <w:rPr>
          <w:rFonts w:ascii="Times New Roman" w:hAnsi="Times New Roman" w:cs="Times New Roman"/>
          <w:sz w:val="22"/>
          <w:szCs w:val="22"/>
        </w:rPr>
        <w:t>bias, brittleness and belligerence [Maybury 2025a,b]</w:t>
      </w:r>
      <w:r>
        <w:rPr>
          <w:rFonts w:ascii="Times New Roman" w:hAnsi="Times New Roman" w:cs="Times New Roman"/>
          <w:sz w:val="22"/>
          <w:szCs w:val="22"/>
        </w:rPr>
        <w:t xml:space="preserve"> and resultant harms (e.g., financial, physical, social, reputational)</w:t>
      </w:r>
      <w:r w:rsidRPr="00DF1F3A">
        <w:rPr>
          <w:rFonts w:ascii="Times New Roman" w:hAnsi="Times New Roman" w:cs="Times New Roman"/>
          <w:sz w:val="22"/>
          <w:szCs w:val="22"/>
        </w:rPr>
        <w:t>. How do we ensure and assure progress</w:t>
      </w:r>
      <w:r>
        <w:rPr>
          <w:rFonts w:ascii="Times New Roman" w:hAnsi="Times New Roman" w:cs="Times New Roman"/>
          <w:sz w:val="22"/>
          <w:szCs w:val="22"/>
        </w:rPr>
        <w:t xml:space="preserve"> and avoid unintended and undesirable consequences</w:t>
      </w:r>
      <w:r w:rsidRPr="00DF1F3A">
        <w:rPr>
          <w:rFonts w:ascii="Times New Roman" w:hAnsi="Times New Roman" w:cs="Times New Roman"/>
          <w:sz w:val="22"/>
          <w:szCs w:val="22"/>
        </w:rPr>
        <w:t xml:space="preserve">? </w:t>
      </w:r>
    </w:p>
    <w:p w14:paraId="32DACD7B" w14:textId="77777777" w:rsidR="004758E3" w:rsidRPr="00DF1F3A" w:rsidRDefault="004758E3" w:rsidP="004758E3">
      <w:pPr>
        <w:numPr>
          <w:ilvl w:val="0"/>
          <w:numId w:val="1"/>
        </w:numPr>
        <w:tabs>
          <w:tab w:val="clear" w:pos="720"/>
        </w:tabs>
        <w:ind w:left="630" w:hanging="270"/>
        <w:rPr>
          <w:rFonts w:ascii="Times New Roman" w:hAnsi="Times New Roman" w:cs="Times New Roman"/>
          <w:sz w:val="22"/>
          <w:szCs w:val="22"/>
        </w:rPr>
      </w:pPr>
      <w:r w:rsidRPr="00DF1F3A">
        <w:rPr>
          <w:rFonts w:ascii="Times New Roman" w:hAnsi="Times New Roman" w:cs="Times New Roman"/>
          <w:b/>
          <w:bCs/>
          <w:sz w:val="22"/>
          <w:szCs w:val="22"/>
        </w:rPr>
        <w:t>Models and Autonomy</w:t>
      </w:r>
      <w:r w:rsidRPr="00DF1F3A">
        <w:rPr>
          <w:rFonts w:ascii="Times New Roman" w:hAnsi="Times New Roman" w:cs="Times New Roman"/>
          <w:sz w:val="22"/>
          <w:szCs w:val="22"/>
        </w:rPr>
        <w:t xml:space="preserve">: The global deployment and use of large language/process models, small models for edge devices, and the introduction of large world models is accelerating new cases and advancing </w:t>
      </w:r>
      <w:r>
        <w:rPr>
          <w:rFonts w:ascii="Times New Roman" w:hAnsi="Times New Roman" w:cs="Times New Roman"/>
          <w:sz w:val="22"/>
          <w:szCs w:val="22"/>
        </w:rPr>
        <w:t xml:space="preserve">agents and </w:t>
      </w:r>
      <w:r w:rsidRPr="00DF1F3A">
        <w:rPr>
          <w:rFonts w:ascii="Times New Roman" w:hAnsi="Times New Roman" w:cs="Times New Roman"/>
          <w:sz w:val="22"/>
          <w:szCs w:val="22"/>
        </w:rPr>
        <w:t>autonomous systems</w:t>
      </w:r>
      <w:r>
        <w:rPr>
          <w:rFonts w:ascii="Times New Roman" w:hAnsi="Times New Roman" w:cs="Times New Roman"/>
          <w:sz w:val="22"/>
          <w:szCs w:val="22"/>
        </w:rPr>
        <w:t xml:space="preserve"> across the enterprise and at the edge</w:t>
      </w:r>
      <w:r w:rsidRPr="00DF1F3A">
        <w:rPr>
          <w:rFonts w:ascii="Times New Roman" w:hAnsi="Times New Roman" w:cs="Times New Roman"/>
          <w:sz w:val="22"/>
          <w:szCs w:val="22"/>
        </w:rPr>
        <w:t>. Their computational and energy appetite for model training and inference drive a need for resource-efficient infrastructure and processing. How can we accelerate the state of the art in algorithms</w:t>
      </w:r>
      <w:r>
        <w:rPr>
          <w:rFonts w:ascii="Times New Roman" w:hAnsi="Times New Roman" w:cs="Times New Roman"/>
          <w:sz w:val="22"/>
          <w:szCs w:val="22"/>
        </w:rPr>
        <w:t xml:space="preserve">, </w:t>
      </w:r>
      <w:r w:rsidRPr="00DF1F3A">
        <w:rPr>
          <w:rFonts w:ascii="Times New Roman" w:hAnsi="Times New Roman" w:cs="Times New Roman"/>
          <w:sz w:val="22"/>
          <w:szCs w:val="22"/>
        </w:rPr>
        <w:t>architectures</w:t>
      </w:r>
      <w:r>
        <w:rPr>
          <w:rFonts w:ascii="Times New Roman" w:hAnsi="Times New Roman" w:cs="Times New Roman"/>
          <w:sz w:val="22"/>
          <w:szCs w:val="22"/>
        </w:rPr>
        <w:t xml:space="preserve">, interoperability (e.g., Model Context Protocol) and security </w:t>
      </w:r>
      <w:r w:rsidRPr="00DF1F3A">
        <w:rPr>
          <w:rFonts w:ascii="Times New Roman" w:hAnsi="Times New Roman" w:cs="Times New Roman"/>
          <w:sz w:val="22"/>
          <w:szCs w:val="22"/>
        </w:rPr>
        <w:t xml:space="preserve">to simultaneously advance performance, </w:t>
      </w:r>
      <w:r>
        <w:rPr>
          <w:rFonts w:ascii="Times New Roman" w:hAnsi="Times New Roman" w:cs="Times New Roman"/>
          <w:sz w:val="22"/>
          <w:szCs w:val="22"/>
        </w:rPr>
        <w:t xml:space="preserve">usability, </w:t>
      </w:r>
      <w:r w:rsidRPr="00DF1F3A">
        <w:rPr>
          <w:rFonts w:ascii="Times New Roman" w:hAnsi="Times New Roman" w:cs="Times New Roman"/>
          <w:sz w:val="22"/>
          <w:szCs w:val="22"/>
        </w:rPr>
        <w:t>prosperity, transparency, and safety?</w:t>
      </w:r>
    </w:p>
    <w:p w14:paraId="0F09B756" w14:textId="49351055" w:rsidR="004758E3" w:rsidRPr="00192981" w:rsidRDefault="004758E3" w:rsidP="00192981">
      <w:pPr>
        <w:numPr>
          <w:ilvl w:val="0"/>
          <w:numId w:val="21"/>
        </w:numPr>
        <w:pBdr>
          <w:top w:val="nil"/>
          <w:left w:val="nil"/>
          <w:bottom w:val="nil"/>
          <w:right w:val="nil"/>
          <w:between w:val="nil"/>
        </w:pBdr>
        <w:ind w:left="630" w:hanging="270"/>
        <w:rPr>
          <w:rFonts w:ascii="Times New Roman" w:hAnsi="Times New Roman"/>
          <w:color w:val="000000"/>
          <w:sz w:val="22"/>
        </w:rPr>
      </w:pPr>
      <w:r w:rsidRPr="00DF1F3A">
        <w:rPr>
          <w:rFonts w:ascii="Times New Roman" w:hAnsi="Times New Roman" w:cs="Times New Roman"/>
          <w:b/>
          <w:bCs/>
          <w:sz w:val="22"/>
          <w:szCs w:val="22"/>
        </w:rPr>
        <w:t xml:space="preserve">Society, Safety and Sustainability. </w:t>
      </w:r>
      <w:r w:rsidRPr="00DF1F3A">
        <w:rPr>
          <w:rFonts w:ascii="Times New Roman" w:hAnsi="Times New Roman" w:cs="Times New Roman"/>
          <w:sz w:val="22"/>
          <w:szCs w:val="22"/>
        </w:rPr>
        <w:t xml:space="preserve">Current </w:t>
      </w:r>
      <w:r>
        <w:rPr>
          <w:rFonts w:ascii="Times New Roman" w:hAnsi="Times New Roman" w:cs="Times New Roman"/>
          <w:sz w:val="22"/>
          <w:szCs w:val="22"/>
        </w:rPr>
        <w:t>LLMs</w:t>
      </w:r>
      <w:r w:rsidRPr="00DF1F3A">
        <w:rPr>
          <w:rFonts w:ascii="Times New Roman" w:hAnsi="Times New Roman" w:cs="Times New Roman"/>
          <w:sz w:val="22"/>
          <w:szCs w:val="22"/>
        </w:rPr>
        <w:t xml:space="preserve"> suffer from being biased, brittle, and baroque with risk of significant harms. </w:t>
      </w:r>
      <w:r>
        <w:rPr>
          <w:rFonts w:ascii="Times New Roman" w:hAnsi="Times New Roman" w:cs="Times New Roman"/>
          <w:sz w:val="22"/>
          <w:szCs w:val="22"/>
        </w:rPr>
        <w:t xml:space="preserve">A </w:t>
      </w:r>
      <w:r w:rsidRPr="00DF1F3A">
        <w:rPr>
          <w:rFonts w:ascii="Times New Roman" w:hAnsi="Times New Roman" w:cs="Times New Roman"/>
          <w:sz w:val="22"/>
          <w:szCs w:val="22"/>
        </w:rPr>
        <w:t xml:space="preserve">rapidly expanding number of agents </w:t>
      </w:r>
      <w:r>
        <w:rPr>
          <w:rFonts w:ascii="Times New Roman" w:hAnsi="Times New Roman" w:cs="Times New Roman"/>
          <w:sz w:val="22"/>
          <w:szCs w:val="22"/>
        </w:rPr>
        <w:t>and humanoid robots add new</w:t>
      </w:r>
      <w:r w:rsidRPr="00DF1F3A">
        <w:rPr>
          <w:rFonts w:ascii="Times New Roman" w:hAnsi="Times New Roman" w:cs="Times New Roman"/>
          <w:sz w:val="22"/>
          <w:szCs w:val="22"/>
        </w:rPr>
        <w:t xml:space="preserve"> risk</w:t>
      </w:r>
      <w:r>
        <w:rPr>
          <w:rFonts w:ascii="Times New Roman" w:hAnsi="Times New Roman" w:cs="Times New Roman"/>
          <w:sz w:val="22"/>
          <w:szCs w:val="22"/>
        </w:rPr>
        <w:t xml:space="preserve">s of </w:t>
      </w:r>
      <w:r w:rsidRPr="00DF1F3A">
        <w:rPr>
          <w:rFonts w:ascii="Times New Roman" w:hAnsi="Times New Roman" w:cs="Times New Roman"/>
          <w:sz w:val="22"/>
          <w:szCs w:val="22"/>
        </w:rPr>
        <w:t>belligeren</w:t>
      </w:r>
      <w:r>
        <w:rPr>
          <w:rFonts w:ascii="Times New Roman" w:hAnsi="Times New Roman" w:cs="Times New Roman"/>
          <w:sz w:val="22"/>
          <w:szCs w:val="22"/>
        </w:rPr>
        <w:t>ce</w:t>
      </w:r>
      <w:r w:rsidRPr="00DF1F3A">
        <w:rPr>
          <w:rFonts w:ascii="Times New Roman" w:hAnsi="Times New Roman" w:cs="Times New Roman"/>
          <w:sz w:val="22"/>
          <w:szCs w:val="22"/>
        </w:rPr>
        <w:t>.</w:t>
      </w:r>
      <w:r w:rsidRPr="00DF1F3A">
        <w:rPr>
          <w:rFonts w:ascii="Times New Roman" w:hAnsi="Times New Roman" w:cs="Times New Roman"/>
          <w:b/>
          <w:bCs/>
          <w:sz w:val="22"/>
          <w:szCs w:val="22"/>
        </w:rPr>
        <w:t xml:space="preserve"> </w:t>
      </w:r>
      <w:r w:rsidRPr="00DF1F3A">
        <w:rPr>
          <w:rFonts w:ascii="Times New Roman" w:hAnsi="Times New Roman" w:cs="Times New Roman"/>
          <w:sz w:val="22"/>
          <w:szCs w:val="22"/>
        </w:rPr>
        <w:t xml:space="preserve">Beginning to address these concerns, societies have introduced national guidelines (e.g., NIST AI RMF), regulations (e.g., DoD 3000.09, Chinese Regulation on the Governance of Generative AI), strategies (e.g., </w:t>
      </w:r>
      <w:r w:rsidRPr="002E3813">
        <w:rPr>
          <w:rFonts w:ascii="Times New Roman" w:hAnsi="Times New Roman" w:cs="Times New Roman"/>
          <w:sz w:val="22"/>
          <w:szCs w:val="22"/>
        </w:rPr>
        <w:t xml:space="preserve">Germany’s AI Action Plan,  </w:t>
      </w:r>
      <w:r w:rsidRPr="00DF1F3A">
        <w:rPr>
          <w:rFonts w:ascii="Times New Roman" w:hAnsi="Times New Roman" w:cs="Times New Roman"/>
          <w:sz w:val="22"/>
          <w:szCs w:val="22"/>
        </w:rPr>
        <w:t>US AI Action Plan, UK AI Strategy), laws (e.g., EU AI Act, GDPR), and sector-specific safety and security guidelines. What are effective methods for responsible development, deployment and operation that can mitigate risks to society?</w:t>
      </w:r>
      <w:r w:rsidR="00192981" w:rsidRPr="00192981">
        <w:rPr>
          <w:rFonts w:ascii="Times New Roman" w:eastAsia="Times New Roman" w:hAnsi="Times New Roman" w:cs="Times New Roman"/>
          <w:color w:val="000000"/>
          <w:sz w:val="22"/>
          <w:szCs w:val="22"/>
        </w:rPr>
        <w:t xml:space="preserve"> </w:t>
      </w:r>
      <w:r w:rsidR="00192981">
        <w:rPr>
          <w:rFonts w:ascii="Times New Roman" w:eastAsia="Times New Roman" w:hAnsi="Times New Roman" w:cs="Times New Roman"/>
          <w:color w:val="000000"/>
          <w:sz w:val="22"/>
          <w:szCs w:val="22"/>
        </w:rPr>
        <w:t xml:space="preserve"> </w:t>
      </w:r>
      <w:ins w:id="6" w:author="Author" w:date="2026-03-09T17:25:00Z" w16du:dateUtc="2026-03-09T21:25:00Z">
        <w:r w:rsidR="00192981">
          <w:rPr>
            <w:rFonts w:ascii="Times New Roman" w:eastAsia="Times New Roman" w:hAnsi="Times New Roman" w:cs="Times New Roman"/>
            <w:color w:val="000000"/>
            <w:sz w:val="22"/>
            <w:szCs w:val="22"/>
          </w:rPr>
          <w:t>How can governance frameworks, standards, and regulatory mechanisms be effectively implemented and coordinated across jurisdictions and institutions to ensure responsible development and deployment of agentic AI systems</w:t>
        </w:r>
      </w:ins>
      <w:r w:rsidR="00192981">
        <w:rPr>
          <w:rFonts w:ascii="Times New Roman" w:hAnsi="Times New Roman"/>
          <w:color w:val="000000"/>
          <w:sz w:val="22"/>
          <w:rPrChange w:id="7" w:author="Author" w:date="2026-03-09T17:25:00Z" w16du:dateUtc="2026-03-09T21:25:00Z">
            <w:rPr>
              <w:rFonts w:ascii="Times New Roman" w:hAnsi="Times New Roman"/>
              <w:sz w:val="22"/>
            </w:rPr>
          </w:rPrChange>
        </w:rPr>
        <w:t>?</w:t>
      </w:r>
    </w:p>
    <w:p w14:paraId="628809F7" w14:textId="77777777" w:rsidR="00A84CF3" w:rsidRPr="00DF1F3A" w:rsidRDefault="00A84CF3" w:rsidP="00A84CF3">
      <w:pPr>
        <w:rPr>
          <w:rFonts w:ascii="Times New Roman" w:hAnsi="Times New Roman" w:cs="Times New Roman"/>
          <w:b/>
          <w:bCs/>
          <w:sz w:val="22"/>
          <w:szCs w:val="22"/>
        </w:rPr>
      </w:pPr>
      <w:r w:rsidRPr="00DF1F3A">
        <w:rPr>
          <w:rFonts w:ascii="Times New Roman" w:hAnsi="Times New Roman" w:cs="Times New Roman"/>
          <w:b/>
          <w:bCs/>
          <w:sz w:val="22"/>
          <w:szCs w:val="22"/>
        </w:rPr>
        <w:t>Workshop Themes</w:t>
      </w:r>
    </w:p>
    <w:p w14:paraId="17F33FA5" w14:textId="77777777" w:rsidR="00A84CF3" w:rsidRPr="00DF1F3A" w:rsidRDefault="00A84CF3" w:rsidP="00A84CF3">
      <w:pPr>
        <w:rPr>
          <w:rFonts w:ascii="Times New Roman" w:hAnsi="Times New Roman" w:cs="Times New Roman"/>
          <w:sz w:val="22"/>
          <w:szCs w:val="22"/>
        </w:rPr>
      </w:pPr>
      <w:r>
        <w:rPr>
          <w:rFonts w:ascii="Times New Roman" w:hAnsi="Times New Roman" w:cs="Times New Roman"/>
          <w:sz w:val="22"/>
          <w:szCs w:val="22"/>
        </w:rPr>
        <w:t>Based on submissions and final participants, the</w:t>
      </w:r>
      <w:r w:rsidRPr="00DF1F3A">
        <w:rPr>
          <w:rFonts w:ascii="Times New Roman" w:hAnsi="Times New Roman" w:cs="Times New Roman"/>
          <w:sz w:val="22"/>
          <w:szCs w:val="22"/>
        </w:rPr>
        <w:t xml:space="preserve"> workshop </w:t>
      </w:r>
      <w:r>
        <w:rPr>
          <w:rFonts w:ascii="Times New Roman" w:hAnsi="Times New Roman" w:cs="Times New Roman"/>
          <w:sz w:val="22"/>
          <w:szCs w:val="22"/>
        </w:rPr>
        <w:t>will</w:t>
      </w:r>
      <w:r w:rsidRPr="00DF1F3A">
        <w:rPr>
          <w:rFonts w:ascii="Times New Roman" w:hAnsi="Times New Roman" w:cs="Times New Roman"/>
          <w:sz w:val="22"/>
          <w:szCs w:val="22"/>
        </w:rPr>
        <w:t xml:space="preserve"> be structured around several key sub-themes </w:t>
      </w:r>
      <w:r>
        <w:rPr>
          <w:rFonts w:ascii="Times New Roman" w:hAnsi="Times New Roman" w:cs="Times New Roman"/>
          <w:sz w:val="22"/>
          <w:szCs w:val="22"/>
        </w:rPr>
        <w:t xml:space="preserve">of agent safety </w:t>
      </w:r>
      <w:r w:rsidRPr="00DF1F3A">
        <w:rPr>
          <w:rFonts w:ascii="Times New Roman" w:hAnsi="Times New Roman" w:cs="Times New Roman"/>
          <w:sz w:val="22"/>
          <w:szCs w:val="22"/>
        </w:rPr>
        <w:t>to ensure a comprehensive and focused discussion</w:t>
      </w:r>
      <w:r>
        <w:rPr>
          <w:rFonts w:ascii="Times New Roman" w:hAnsi="Times New Roman" w:cs="Times New Roman"/>
          <w:sz w:val="22"/>
          <w:szCs w:val="22"/>
        </w:rPr>
        <w:t xml:space="preserve"> including:</w:t>
      </w:r>
    </w:p>
    <w:p w14:paraId="69DD5A88"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Ethical Foundations and Governance</w:t>
      </w:r>
      <w:r w:rsidRPr="00DF1F3A">
        <w:rPr>
          <w:rFonts w:ascii="Times New Roman" w:hAnsi="Times New Roman" w:cs="Times New Roman"/>
          <w:sz w:val="22"/>
          <w:szCs w:val="22"/>
        </w:rPr>
        <w:t>:</w:t>
      </w:r>
      <w:r>
        <w:rPr>
          <w:rFonts w:ascii="Times New Roman" w:hAnsi="Times New Roman" w:cs="Times New Roman"/>
          <w:sz w:val="22"/>
          <w:szCs w:val="22"/>
        </w:rPr>
        <w:t xml:space="preserve"> </w:t>
      </w:r>
      <w:r w:rsidRPr="00DF1F3A">
        <w:rPr>
          <w:rFonts w:ascii="Times New Roman" w:hAnsi="Times New Roman" w:cs="Times New Roman"/>
          <w:sz w:val="22"/>
          <w:szCs w:val="22"/>
        </w:rPr>
        <w:t>theoretical and philosophical underpinnings of ethical AI</w:t>
      </w:r>
      <w:r>
        <w:rPr>
          <w:rFonts w:ascii="Times New Roman" w:hAnsi="Times New Roman" w:cs="Times New Roman"/>
          <w:sz w:val="22"/>
          <w:szCs w:val="22"/>
        </w:rPr>
        <w:t xml:space="preserve"> for agents</w:t>
      </w:r>
      <w:r w:rsidRPr="00DF1F3A">
        <w:rPr>
          <w:rFonts w:ascii="Times New Roman" w:hAnsi="Times New Roman" w:cs="Times New Roman"/>
          <w:sz w:val="22"/>
          <w:szCs w:val="22"/>
        </w:rPr>
        <w:t xml:space="preserve">. Topics </w:t>
      </w:r>
      <w:r>
        <w:rPr>
          <w:rFonts w:ascii="Times New Roman" w:hAnsi="Times New Roman" w:cs="Times New Roman"/>
          <w:sz w:val="22"/>
          <w:szCs w:val="22"/>
        </w:rPr>
        <w:t xml:space="preserve">can </w:t>
      </w:r>
      <w:r w:rsidRPr="00DF1F3A">
        <w:rPr>
          <w:rFonts w:ascii="Times New Roman" w:hAnsi="Times New Roman" w:cs="Times New Roman"/>
          <w:sz w:val="22"/>
          <w:szCs w:val="22"/>
        </w:rPr>
        <w:t>include:</w:t>
      </w:r>
    </w:p>
    <w:p w14:paraId="6BE6F915"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t xml:space="preserve">Assessing current and </w:t>
      </w:r>
      <w:r w:rsidRPr="00DF1F3A">
        <w:rPr>
          <w:rFonts w:ascii="Times New Roman" w:hAnsi="Times New Roman" w:cs="Times New Roman"/>
          <w:sz w:val="22"/>
          <w:szCs w:val="22"/>
        </w:rPr>
        <w:t>new ethical frameworks for autonomous and agentic systems.</w:t>
      </w:r>
    </w:p>
    <w:p w14:paraId="16EE8721"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role of </w:t>
      </w:r>
      <w:r>
        <w:rPr>
          <w:rFonts w:ascii="Times New Roman" w:hAnsi="Times New Roman" w:cs="Times New Roman"/>
          <w:sz w:val="22"/>
          <w:szCs w:val="22"/>
        </w:rPr>
        <w:t xml:space="preserve">law, </w:t>
      </w:r>
      <w:r w:rsidRPr="00DF1F3A">
        <w:rPr>
          <w:rFonts w:ascii="Times New Roman" w:hAnsi="Times New Roman" w:cs="Times New Roman"/>
          <w:sz w:val="22"/>
          <w:szCs w:val="22"/>
        </w:rPr>
        <w:t xml:space="preserve">regulation and policy in guiding </w:t>
      </w:r>
      <w:r>
        <w:rPr>
          <w:rFonts w:ascii="Times New Roman" w:hAnsi="Times New Roman" w:cs="Times New Roman"/>
          <w:sz w:val="22"/>
          <w:szCs w:val="22"/>
        </w:rPr>
        <w:t>agent</w:t>
      </w:r>
      <w:r w:rsidRPr="00DF1F3A">
        <w:rPr>
          <w:rFonts w:ascii="Times New Roman" w:hAnsi="Times New Roman" w:cs="Times New Roman"/>
          <w:sz w:val="22"/>
          <w:szCs w:val="22"/>
        </w:rPr>
        <w:t xml:space="preserve"> development.</w:t>
      </w:r>
    </w:p>
    <w:p w14:paraId="57C2B110"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Philosophical debate around </w:t>
      </w:r>
      <w:r>
        <w:rPr>
          <w:rFonts w:ascii="Times New Roman" w:hAnsi="Times New Roman" w:cs="Times New Roman"/>
          <w:sz w:val="22"/>
          <w:szCs w:val="22"/>
        </w:rPr>
        <w:t>agent</w:t>
      </w:r>
      <w:r w:rsidRPr="00DF1F3A">
        <w:rPr>
          <w:rFonts w:ascii="Times New Roman" w:hAnsi="Times New Roman" w:cs="Times New Roman"/>
          <w:sz w:val="22"/>
          <w:szCs w:val="22"/>
        </w:rPr>
        <w:t xml:space="preserve"> consciousness</w:t>
      </w:r>
      <w:r>
        <w:rPr>
          <w:rFonts w:ascii="Times New Roman" w:hAnsi="Times New Roman" w:cs="Times New Roman"/>
          <w:sz w:val="22"/>
          <w:szCs w:val="22"/>
        </w:rPr>
        <w:t xml:space="preserve">, </w:t>
      </w:r>
      <w:r w:rsidRPr="00DF1F3A">
        <w:rPr>
          <w:rFonts w:ascii="Times New Roman" w:hAnsi="Times New Roman" w:cs="Times New Roman"/>
          <w:sz w:val="22"/>
          <w:szCs w:val="22"/>
        </w:rPr>
        <w:t>rights</w:t>
      </w:r>
      <w:r>
        <w:rPr>
          <w:rFonts w:ascii="Times New Roman" w:hAnsi="Times New Roman" w:cs="Times New Roman"/>
          <w:sz w:val="22"/>
          <w:szCs w:val="22"/>
        </w:rPr>
        <w:t xml:space="preserve"> and responsibilities.</w:t>
      </w:r>
      <w:r>
        <w:rPr>
          <w:rFonts w:ascii="Times New Roman" w:hAnsi="Times New Roman" w:cs="Times New Roman"/>
          <w:sz w:val="22"/>
          <w:szCs w:val="22"/>
        </w:rPr>
        <w:br/>
      </w:r>
    </w:p>
    <w:p w14:paraId="630F95DE"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Pr>
          <w:rFonts w:ascii="Times New Roman" w:hAnsi="Times New Roman" w:cs="Times New Roman"/>
          <w:b/>
          <w:bCs/>
          <w:sz w:val="22"/>
          <w:szCs w:val="22"/>
        </w:rPr>
        <w:t xml:space="preserve">Accuracy, </w:t>
      </w:r>
      <w:r w:rsidRPr="00DF1F3A">
        <w:rPr>
          <w:rFonts w:ascii="Times New Roman" w:hAnsi="Times New Roman" w:cs="Times New Roman"/>
          <w:b/>
          <w:bCs/>
          <w:sz w:val="22"/>
          <w:szCs w:val="22"/>
        </w:rPr>
        <w:t>Bias, Fairness, Transparency</w:t>
      </w:r>
      <w:r w:rsidRPr="00DF1F3A">
        <w:rPr>
          <w:rFonts w:ascii="Times New Roman" w:hAnsi="Times New Roman" w:cs="Times New Roman"/>
          <w:sz w:val="22"/>
          <w:szCs w:val="22"/>
        </w:rPr>
        <w:t xml:space="preserve">: </w:t>
      </w:r>
      <w:r>
        <w:rPr>
          <w:rFonts w:ascii="Times New Roman" w:hAnsi="Times New Roman" w:cs="Times New Roman"/>
          <w:sz w:val="22"/>
          <w:szCs w:val="22"/>
        </w:rPr>
        <w:t>A</w:t>
      </w:r>
      <w:r w:rsidRPr="00DF1F3A">
        <w:rPr>
          <w:rFonts w:ascii="Times New Roman" w:hAnsi="Times New Roman" w:cs="Times New Roman"/>
          <w:sz w:val="22"/>
          <w:szCs w:val="22"/>
        </w:rPr>
        <w:t xml:space="preserve"> core technical and social component of the workshop</w:t>
      </w:r>
      <w:r>
        <w:rPr>
          <w:rFonts w:ascii="Times New Roman" w:hAnsi="Times New Roman" w:cs="Times New Roman"/>
          <w:sz w:val="22"/>
          <w:szCs w:val="22"/>
        </w:rPr>
        <w:t xml:space="preserve"> will address</w:t>
      </w:r>
      <w:r w:rsidRPr="00DF1F3A">
        <w:rPr>
          <w:rFonts w:ascii="Times New Roman" w:hAnsi="Times New Roman" w:cs="Times New Roman"/>
          <w:sz w:val="22"/>
          <w:szCs w:val="22"/>
        </w:rPr>
        <w:t>:</w:t>
      </w:r>
    </w:p>
    <w:p w14:paraId="67F5446E" w14:textId="77777777" w:rsidR="00A84CF3"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Methods for </w:t>
      </w:r>
      <w:r>
        <w:rPr>
          <w:rFonts w:ascii="Times New Roman" w:hAnsi="Times New Roman" w:cs="Times New Roman"/>
          <w:sz w:val="22"/>
          <w:szCs w:val="22"/>
        </w:rPr>
        <w:t xml:space="preserve">improving agent accuracy and self-awareness (e.g., limitations, confidence). </w:t>
      </w:r>
    </w:p>
    <w:p w14:paraId="474F278C"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lastRenderedPageBreak/>
        <w:t xml:space="preserve">Successful approaches to </w:t>
      </w:r>
      <w:r w:rsidRPr="00DF1F3A">
        <w:rPr>
          <w:rFonts w:ascii="Times New Roman" w:hAnsi="Times New Roman" w:cs="Times New Roman"/>
          <w:sz w:val="22"/>
          <w:szCs w:val="22"/>
        </w:rPr>
        <w:t xml:space="preserve">detecting and mitigating </w:t>
      </w:r>
      <w:r>
        <w:rPr>
          <w:rFonts w:ascii="Times New Roman" w:hAnsi="Times New Roman" w:cs="Times New Roman"/>
          <w:sz w:val="22"/>
          <w:szCs w:val="22"/>
        </w:rPr>
        <w:t xml:space="preserve">dangers such as </w:t>
      </w:r>
      <w:r w:rsidRPr="00DF1F3A">
        <w:rPr>
          <w:rFonts w:ascii="Times New Roman" w:hAnsi="Times New Roman" w:cs="Times New Roman"/>
          <w:sz w:val="22"/>
          <w:szCs w:val="22"/>
        </w:rPr>
        <w:t xml:space="preserve">bias </w:t>
      </w:r>
      <w:r>
        <w:rPr>
          <w:rFonts w:ascii="Times New Roman" w:hAnsi="Times New Roman" w:cs="Times New Roman"/>
          <w:sz w:val="22"/>
          <w:szCs w:val="22"/>
        </w:rPr>
        <w:t xml:space="preserve">and hallucination </w:t>
      </w:r>
      <w:r w:rsidRPr="00DF1F3A">
        <w:rPr>
          <w:rFonts w:ascii="Times New Roman" w:hAnsi="Times New Roman" w:cs="Times New Roman"/>
          <w:sz w:val="22"/>
          <w:szCs w:val="22"/>
        </w:rPr>
        <w:t>in large datasets and models.</w:t>
      </w:r>
    </w:p>
    <w:p w14:paraId="42ACFBCD"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Techniques for creating more transparent and interpretable </w:t>
      </w:r>
      <w:r>
        <w:rPr>
          <w:rFonts w:ascii="Times New Roman" w:hAnsi="Times New Roman" w:cs="Times New Roman"/>
          <w:sz w:val="22"/>
          <w:szCs w:val="22"/>
        </w:rPr>
        <w:t>models and agents</w:t>
      </w:r>
      <w:r w:rsidRPr="00DF1F3A">
        <w:rPr>
          <w:rFonts w:ascii="Times New Roman" w:hAnsi="Times New Roman" w:cs="Times New Roman"/>
          <w:sz w:val="22"/>
          <w:szCs w:val="22"/>
        </w:rPr>
        <w:t>.</w:t>
      </w:r>
    </w:p>
    <w:p w14:paraId="0144CE6E"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Evaluating the impact of </w:t>
      </w:r>
      <w:r>
        <w:rPr>
          <w:rFonts w:ascii="Times New Roman" w:hAnsi="Times New Roman" w:cs="Times New Roman"/>
          <w:sz w:val="22"/>
          <w:szCs w:val="22"/>
        </w:rPr>
        <w:t xml:space="preserve">agents </w:t>
      </w:r>
      <w:r w:rsidRPr="00DF1F3A">
        <w:rPr>
          <w:rFonts w:ascii="Times New Roman" w:hAnsi="Times New Roman" w:cs="Times New Roman"/>
          <w:sz w:val="22"/>
          <w:szCs w:val="22"/>
        </w:rPr>
        <w:t>on different demographic groups.</w:t>
      </w:r>
      <w:r>
        <w:rPr>
          <w:rFonts w:ascii="Times New Roman" w:hAnsi="Times New Roman" w:cs="Times New Roman"/>
          <w:sz w:val="22"/>
          <w:szCs w:val="22"/>
        </w:rPr>
        <w:br/>
      </w:r>
    </w:p>
    <w:p w14:paraId="47AFF51A"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Human-</w:t>
      </w:r>
      <w:r>
        <w:rPr>
          <w:rFonts w:ascii="Times New Roman" w:hAnsi="Times New Roman" w:cs="Times New Roman"/>
          <w:b/>
          <w:bCs/>
          <w:sz w:val="22"/>
          <w:szCs w:val="22"/>
        </w:rPr>
        <w:t>Agent</w:t>
      </w:r>
      <w:r w:rsidRPr="00DF1F3A">
        <w:rPr>
          <w:rFonts w:ascii="Times New Roman" w:hAnsi="Times New Roman" w:cs="Times New Roman"/>
          <w:b/>
          <w:bCs/>
          <w:sz w:val="22"/>
          <w:szCs w:val="22"/>
        </w:rPr>
        <w:t xml:space="preserve"> Collaboration and Trust</w:t>
      </w:r>
      <w:r w:rsidRPr="00DF1F3A">
        <w:rPr>
          <w:rFonts w:ascii="Times New Roman" w:hAnsi="Times New Roman" w:cs="Times New Roman"/>
          <w:sz w:val="22"/>
          <w:szCs w:val="22"/>
        </w:rPr>
        <w:t xml:space="preserve">: As </w:t>
      </w:r>
      <w:r>
        <w:rPr>
          <w:rFonts w:ascii="Times New Roman" w:hAnsi="Times New Roman" w:cs="Times New Roman"/>
          <w:sz w:val="22"/>
          <w:szCs w:val="22"/>
        </w:rPr>
        <w:t>intelligent agents</w:t>
      </w:r>
      <w:r w:rsidRPr="00DF1F3A">
        <w:rPr>
          <w:rFonts w:ascii="Times New Roman" w:hAnsi="Times New Roman" w:cs="Times New Roman"/>
          <w:sz w:val="22"/>
          <w:szCs w:val="22"/>
        </w:rPr>
        <w:t xml:space="preserve"> becomes more integrated into daily life, understanding the dynamics of human-</w:t>
      </w:r>
      <w:r>
        <w:rPr>
          <w:rFonts w:ascii="Times New Roman" w:hAnsi="Times New Roman" w:cs="Times New Roman"/>
          <w:sz w:val="22"/>
          <w:szCs w:val="22"/>
        </w:rPr>
        <w:t>agent</w:t>
      </w:r>
      <w:r w:rsidRPr="00DF1F3A">
        <w:rPr>
          <w:rFonts w:ascii="Times New Roman" w:hAnsi="Times New Roman" w:cs="Times New Roman"/>
          <w:sz w:val="22"/>
          <w:szCs w:val="22"/>
        </w:rPr>
        <w:t xml:space="preserve"> collaboration is crucial</w:t>
      </w:r>
      <w:r>
        <w:rPr>
          <w:rFonts w:ascii="Times New Roman" w:hAnsi="Times New Roman" w:cs="Times New Roman"/>
          <w:sz w:val="22"/>
          <w:szCs w:val="22"/>
        </w:rPr>
        <w:t>, including</w:t>
      </w:r>
      <w:r w:rsidRPr="00DF1F3A">
        <w:rPr>
          <w:rFonts w:ascii="Times New Roman" w:hAnsi="Times New Roman" w:cs="Times New Roman"/>
          <w:sz w:val="22"/>
          <w:szCs w:val="22"/>
        </w:rPr>
        <w:t>:</w:t>
      </w:r>
    </w:p>
    <w:p w14:paraId="445AC78E"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Designing intuitive and trustworthy user interfaces for agentic AI.</w:t>
      </w:r>
    </w:p>
    <w:p w14:paraId="69A6611C"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role of </w:t>
      </w:r>
      <w:r>
        <w:rPr>
          <w:rFonts w:ascii="Times New Roman" w:hAnsi="Times New Roman" w:cs="Times New Roman"/>
          <w:sz w:val="22"/>
          <w:szCs w:val="22"/>
        </w:rPr>
        <w:t>agents</w:t>
      </w:r>
      <w:r w:rsidRPr="00DF1F3A">
        <w:rPr>
          <w:rFonts w:ascii="Times New Roman" w:hAnsi="Times New Roman" w:cs="Times New Roman"/>
          <w:sz w:val="22"/>
          <w:szCs w:val="22"/>
        </w:rPr>
        <w:t xml:space="preserve"> in decision support systems and </w:t>
      </w:r>
      <w:r>
        <w:rPr>
          <w:rFonts w:ascii="Times New Roman" w:hAnsi="Times New Roman" w:cs="Times New Roman"/>
          <w:sz w:val="22"/>
          <w:szCs w:val="22"/>
        </w:rPr>
        <w:t xml:space="preserve">associated risks (e.g., awareness, over/under confidence, </w:t>
      </w:r>
      <w:r w:rsidRPr="00DF1F3A">
        <w:rPr>
          <w:rFonts w:ascii="Times New Roman" w:hAnsi="Times New Roman" w:cs="Times New Roman"/>
          <w:sz w:val="22"/>
          <w:szCs w:val="22"/>
        </w:rPr>
        <w:t>deskilling</w:t>
      </w:r>
      <w:r>
        <w:rPr>
          <w:rFonts w:ascii="Times New Roman" w:hAnsi="Times New Roman" w:cs="Times New Roman"/>
          <w:sz w:val="22"/>
          <w:szCs w:val="22"/>
        </w:rPr>
        <w:t>)</w:t>
      </w:r>
      <w:r w:rsidRPr="00DF1F3A">
        <w:rPr>
          <w:rFonts w:ascii="Times New Roman" w:hAnsi="Times New Roman" w:cs="Times New Roman"/>
          <w:sz w:val="22"/>
          <w:szCs w:val="22"/>
        </w:rPr>
        <w:t>.</w:t>
      </w:r>
    </w:p>
    <w:p w14:paraId="34B0E25F" w14:textId="77777777" w:rsidR="00192981" w:rsidRDefault="00192981" w:rsidP="00192981">
      <w:pPr>
        <w:numPr>
          <w:ilvl w:val="1"/>
          <w:numId w:val="2"/>
        </w:numPr>
        <w:tabs>
          <w:tab w:val="clear" w:pos="1440"/>
        </w:tabs>
        <w:spacing w:after="0" w:line="240" w:lineRule="auto"/>
        <w:ind w:left="990" w:hanging="270"/>
        <w:rPr>
          <w:rFonts w:ascii="Times New Roman" w:hAnsi="Times New Roman" w:cs="Times New Roman"/>
          <w:sz w:val="22"/>
          <w:szCs w:val="22"/>
        </w:rPr>
      </w:pPr>
      <w:ins w:id="8" w:author="Author" w:date="2026-03-09T17:25:00Z" w16du:dateUtc="2026-03-09T21:25:00Z">
        <w:r w:rsidRPr="00192981">
          <w:rPr>
            <w:rFonts w:ascii="Times New Roman" w:eastAsia="Times New Roman" w:hAnsi="Times New Roman" w:cs="Times New Roman"/>
            <w:sz w:val="22"/>
            <w:szCs w:val="22"/>
          </w:rPr>
          <w:t>Governance frameworks for autonomous decision-making by AI agents, including responsibility allocation, oversight mechanisms, and human-in-the-loop or human-on-the-loop models.</w:t>
        </w:r>
      </w:ins>
    </w:p>
    <w:p w14:paraId="2EE856CD" w14:textId="7F0D1A24" w:rsidR="00A84CF3" w:rsidRPr="00192981" w:rsidRDefault="00192981" w:rsidP="00192981">
      <w:pPr>
        <w:numPr>
          <w:ilvl w:val="1"/>
          <w:numId w:val="2"/>
        </w:numPr>
        <w:tabs>
          <w:tab w:val="clear" w:pos="1440"/>
        </w:tabs>
        <w:spacing w:after="0" w:line="240" w:lineRule="auto"/>
        <w:ind w:left="990" w:hanging="270"/>
        <w:rPr>
          <w:rFonts w:ascii="Times New Roman" w:hAnsi="Times New Roman" w:cs="Times New Roman"/>
          <w:sz w:val="22"/>
          <w:szCs w:val="22"/>
        </w:rPr>
      </w:pPr>
      <w:r w:rsidRPr="00192981">
        <w:rPr>
          <w:rFonts w:ascii="Times New Roman" w:eastAsia="Times New Roman" w:hAnsi="Times New Roman" w:cs="Times New Roman"/>
          <w:sz w:val="22"/>
          <w:szCs w:val="22"/>
        </w:rPr>
        <w:t>Strategies for building public trust and understanding of agent technologies.</w:t>
      </w:r>
      <w:r w:rsidR="00A84CF3" w:rsidRPr="00192981">
        <w:rPr>
          <w:rFonts w:ascii="Times New Roman" w:hAnsi="Times New Roman" w:cs="Times New Roman"/>
          <w:sz w:val="22"/>
          <w:szCs w:val="22"/>
        </w:rPr>
        <w:br/>
      </w:r>
    </w:p>
    <w:p w14:paraId="2256B1F8" w14:textId="77777777" w:rsidR="00A84CF3" w:rsidRPr="00DF1F3A" w:rsidRDefault="00A84CF3" w:rsidP="00A84CF3">
      <w:pPr>
        <w:numPr>
          <w:ilvl w:val="0"/>
          <w:numId w:val="2"/>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Real-world Applications and Case Studies</w:t>
      </w:r>
      <w:r w:rsidRPr="00DF1F3A">
        <w:rPr>
          <w:rFonts w:ascii="Times New Roman" w:hAnsi="Times New Roman" w:cs="Times New Roman"/>
          <w:sz w:val="22"/>
          <w:szCs w:val="22"/>
        </w:rPr>
        <w:t xml:space="preserve">: </w:t>
      </w:r>
      <w:r>
        <w:rPr>
          <w:rFonts w:ascii="Times New Roman" w:hAnsi="Times New Roman" w:cs="Times New Roman"/>
          <w:sz w:val="22"/>
          <w:szCs w:val="22"/>
        </w:rPr>
        <w:t>C</w:t>
      </w:r>
      <w:r w:rsidRPr="00DF1F3A">
        <w:rPr>
          <w:rFonts w:ascii="Times New Roman" w:hAnsi="Times New Roman" w:cs="Times New Roman"/>
          <w:sz w:val="22"/>
          <w:szCs w:val="22"/>
        </w:rPr>
        <w:t>ase studies from various industries</w:t>
      </w:r>
      <w:r>
        <w:rPr>
          <w:rFonts w:ascii="Times New Roman" w:hAnsi="Times New Roman" w:cs="Times New Roman"/>
          <w:sz w:val="22"/>
          <w:szCs w:val="22"/>
        </w:rPr>
        <w:t xml:space="preserve"> such as</w:t>
      </w:r>
      <w:r w:rsidRPr="00DF1F3A">
        <w:rPr>
          <w:rFonts w:ascii="Times New Roman" w:hAnsi="Times New Roman" w:cs="Times New Roman"/>
          <w:sz w:val="22"/>
          <w:szCs w:val="22"/>
        </w:rPr>
        <w:t>:</w:t>
      </w:r>
    </w:p>
    <w:p w14:paraId="72F6331C" w14:textId="77777777" w:rsidR="00A84CF3"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Pr>
          <w:rFonts w:ascii="Times New Roman" w:hAnsi="Times New Roman" w:cs="Times New Roman"/>
          <w:sz w:val="22"/>
          <w:szCs w:val="22"/>
        </w:rPr>
        <w:t>Responsible development and deployment in low to high risk use cases</w:t>
      </w:r>
    </w:p>
    <w:p w14:paraId="6A13A5F7" w14:textId="77777777" w:rsidR="00A84CF3" w:rsidRPr="00DF1F3A"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Responsible </w:t>
      </w:r>
      <w:r>
        <w:rPr>
          <w:rFonts w:ascii="Times New Roman" w:hAnsi="Times New Roman" w:cs="Times New Roman"/>
          <w:sz w:val="22"/>
          <w:szCs w:val="22"/>
        </w:rPr>
        <w:t>agents</w:t>
      </w:r>
      <w:r w:rsidRPr="00DF1F3A">
        <w:rPr>
          <w:rFonts w:ascii="Times New Roman" w:hAnsi="Times New Roman" w:cs="Times New Roman"/>
          <w:sz w:val="22"/>
          <w:szCs w:val="22"/>
        </w:rPr>
        <w:t xml:space="preserve"> in </w:t>
      </w:r>
      <w:r>
        <w:rPr>
          <w:rFonts w:ascii="Times New Roman" w:hAnsi="Times New Roman" w:cs="Times New Roman"/>
          <w:sz w:val="22"/>
          <w:szCs w:val="22"/>
        </w:rPr>
        <w:t xml:space="preserve">high assurance applications with human, financial, and security risks. </w:t>
      </w:r>
    </w:p>
    <w:p w14:paraId="6A2FC5D8" w14:textId="38E4C1FF" w:rsidR="002E3813" w:rsidRPr="002E3813" w:rsidRDefault="002E3813" w:rsidP="002E3813">
      <w:pPr>
        <w:numPr>
          <w:ilvl w:val="1"/>
          <w:numId w:val="2"/>
        </w:numPr>
        <w:tabs>
          <w:tab w:val="clear" w:pos="1440"/>
        </w:tabs>
        <w:spacing w:after="0" w:line="240" w:lineRule="auto"/>
        <w:ind w:left="990" w:hanging="270"/>
        <w:rPr>
          <w:rFonts w:ascii="Times New Roman" w:hAnsi="Times New Roman" w:cs="Times New Roman"/>
          <w:sz w:val="22"/>
          <w:szCs w:val="22"/>
        </w:rPr>
      </w:pPr>
      <w:r w:rsidRPr="002E3813">
        <w:rPr>
          <w:rFonts w:ascii="Times New Roman" w:hAnsi="Times New Roman" w:cs="Times New Roman"/>
          <w:sz w:val="22"/>
          <w:szCs w:val="22"/>
        </w:rPr>
        <w:t xml:space="preserve">Ethical and operational challenges in using agents in high assurance and regulated industries such as healthcare, disaster management, pharmaceutical, financial services, telecommunications, logistics, energy, agriculture, defense, and space. </w:t>
      </w:r>
    </w:p>
    <w:p w14:paraId="4C8FD791" w14:textId="77777777" w:rsidR="00A84CF3" w:rsidRPr="005F323D" w:rsidRDefault="00A84CF3" w:rsidP="00A84CF3">
      <w:pPr>
        <w:numPr>
          <w:ilvl w:val="1"/>
          <w:numId w:val="2"/>
        </w:numPr>
        <w:tabs>
          <w:tab w:val="clear" w:pos="1440"/>
        </w:tabs>
        <w:spacing w:after="0" w:line="240" w:lineRule="auto"/>
        <w:ind w:left="990" w:hanging="270"/>
        <w:rPr>
          <w:rFonts w:ascii="Times New Roman" w:hAnsi="Times New Roman" w:cs="Times New Roman"/>
          <w:sz w:val="22"/>
          <w:szCs w:val="22"/>
        </w:rPr>
      </w:pPr>
      <w:r w:rsidRPr="00DF1F3A">
        <w:rPr>
          <w:rFonts w:ascii="Times New Roman" w:hAnsi="Times New Roman" w:cs="Times New Roman"/>
          <w:sz w:val="22"/>
          <w:szCs w:val="22"/>
        </w:rPr>
        <w:t xml:space="preserve">The use of AI in creative fields and its impact on human </w:t>
      </w:r>
      <w:r>
        <w:rPr>
          <w:rFonts w:ascii="Times New Roman" w:hAnsi="Times New Roman" w:cs="Times New Roman"/>
          <w:sz w:val="22"/>
          <w:szCs w:val="22"/>
        </w:rPr>
        <w:t xml:space="preserve">learning, training, and </w:t>
      </w:r>
      <w:r w:rsidRPr="00DF1F3A">
        <w:rPr>
          <w:rFonts w:ascii="Times New Roman" w:hAnsi="Times New Roman" w:cs="Times New Roman"/>
          <w:sz w:val="22"/>
          <w:szCs w:val="22"/>
        </w:rPr>
        <w:t>creativity.</w:t>
      </w:r>
      <w:r>
        <w:rPr>
          <w:rFonts w:ascii="Times New Roman" w:hAnsi="Times New Roman" w:cs="Times New Roman"/>
          <w:sz w:val="22"/>
          <w:szCs w:val="22"/>
        </w:rPr>
        <w:br/>
      </w:r>
    </w:p>
    <w:p w14:paraId="454DB5F5" w14:textId="0A8126A4" w:rsidR="00A84CF3" w:rsidRPr="00DF1F3A" w:rsidRDefault="00A84CF3" w:rsidP="00A84CF3">
      <w:pPr>
        <w:rPr>
          <w:rFonts w:ascii="Times New Roman" w:hAnsi="Times New Roman" w:cs="Times New Roman"/>
          <w:b/>
          <w:bCs/>
          <w:sz w:val="22"/>
          <w:szCs w:val="22"/>
        </w:rPr>
      </w:pPr>
      <w:r w:rsidRPr="00DF1F3A">
        <w:rPr>
          <w:rFonts w:ascii="Times New Roman" w:hAnsi="Times New Roman" w:cs="Times New Roman"/>
          <w:b/>
          <w:bCs/>
          <w:sz w:val="22"/>
          <w:szCs w:val="22"/>
        </w:rPr>
        <w:t xml:space="preserve">Target </w:t>
      </w:r>
      <w:r>
        <w:rPr>
          <w:rFonts w:ascii="Times New Roman" w:hAnsi="Times New Roman" w:cs="Times New Roman"/>
          <w:b/>
          <w:bCs/>
          <w:sz w:val="22"/>
          <w:szCs w:val="22"/>
        </w:rPr>
        <w:t>Participants</w:t>
      </w:r>
    </w:p>
    <w:p w14:paraId="2D8B621D"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Academic Researchers</w:t>
      </w:r>
      <w:r w:rsidRPr="00DF1F3A">
        <w:rPr>
          <w:rFonts w:ascii="Times New Roman" w:hAnsi="Times New Roman" w:cs="Times New Roman"/>
          <w:sz w:val="22"/>
          <w:szCs w:val="22"/>
        </w:rPr>
        <w:t>: Computer scientists, ethicists, sociologists, and legal scholars.</w:t>
      </w:r>
    </w:p>
    <w:p w14:paraId="573FBA9D"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Industry Practitioners</w:t>
      </w:r>
      <w:r w:rsidRPr="00DF1F3A">
        <w:rPr>
          <w:rFonts w:ascii="Times New Roman" w:hAnsi="Times New Roman" w:cs="Times New Roman"/>
          <w:sz w:val="22"/>
          <w:szCs w:val="22"/>
        </w:rPr>
        <w:t>: AI engineers, product managers, and data scientists working on real-world applications.</w:t>
      </w:r>
    </w:p>
    <w:p w14:paraId="42E70F32" w14:textId="77777777" w:rsidR="00A84CF3" w:rsidRPr="00DF1F3A"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Policymakers</w:t>
      </w:r>
      <w:r>
        <w:rPr>
          <w:rFonts w:ascii="Times New Roman" w:hAnsi="Times New Roman" w:cs="Times New Roman"/>
          <w:b/>
          <w:bCs/>
          <w:sz w:val="22"/>
          <w:szCs w:val="22"/>
        </w:rPr>
        <w:t>/</w:t>
      </w:r>
      <w:r w:rsidRPr="00DF1F3A">
        <w:rPr>
          <w:rFonts w:ascii="Times New Roman" w:hAnsi="Times New Roman" w:cs="Times New Roman"/>
          <w:b/>
          <w:bCs/>
          <w:sz w:val="22"/>
          <w:szCs w:val="22"/>
        </w:rPr>
        <w:t>Regulators</w:t>
      </w:r>
      <w:r w:rsidRPr="00DF1F3A">
        <w:rPr>
          <w:rFonts w:ascii="Times New Roman" w:hAnsi="Times New Roman" w:cs="Times New Roman"/>
          <w:sz w:val="22"/>
          <w:szCs w:val="22"/>
        </w:rPr>
        <w:t xml:space="preserve">: </w:t>
      </w:r>
      <w:r>
        <w:rPr>
          <w:rFonts w:ascii="Times New Roman" w:hAnsi="Times New Roman" w:cs="Times New Roman"/>
          <w:sz w:val="22"/>
          <w:szCs w:val="22"/>
        </w:rPr>
        <w:t xml:space="preserve">Officials and orgs </w:t>
      </w:r>
      <w:r w:rsidRPr="00DF1F3A">
        <w:rPr>
          <w:rFonts w:ascii="Times New Roman" w:hAnsi="Times New Roman" w:cs="Times New Roman"/>
          <w:sz w:val="22"/>
          <w:szCs w:val="22"/>
        </w:rPr>
        <w:t>concerned with AI</w:t>
      </w:r>
      <w:r>
        <w:rPr>
          <w:rFonts w:ascii="Times New Roman" w:hAnsi="Times New Roman" w:cs="Times New Roman"/>
          <w:sz w:val="22"/>
          <w:szCs w:val="22"/>
        </w:rPr>
        <w:t>/Agent</w:t>
      </w:r>
      <w:r w:rsidRPr="00DF1F3A">
        <w:rPr>
          <w:rFonts w:ascii="Times New Roman" w:hAnsi="Times New Roman" w:cs="Times New Roman"/>
          <w:sz w:val="22"/>
          <w:szCs w:val="22"/>
        </w:rPr>
        <w:t xml:space="preserve"> governance and safety.</w:t>
      </w:r>
    </w:p>
    <w:p w14:paraId="353EDC2A" w14:textId="77777777" w:rsidR="00A84CF3" w:rsidRPr="005F323D" w:rsidRDefault="00A84CF3" w:rsidP="00A84CF3">
      <w:pPr>
        <w:numPr>
          <w:ilvl w:val="0"/>
          <w:numId w:val="3"/>
        </w:numPr>
        <w:spacing w:after="0" w:line="240" w:lineRule="auto"/>
        <w:rPr>
          <w:rFonts w:ascii="Times New Roman" w:hAnsi="Times New Roman" w:cs="Times New Roman"/>
          <w:sz w:val="22"/>
          <w:szCs w:val="22"/>
        </w:rPr>
      </w:pPr>
      <w:r w:rsidRPr="00DF1F3A">
        <w:rPr>
          <w:rFonts w:ascii="Times New Roman" w:hAnsi="Times New Roman" w:cs="Times New Roman"/>
          <w:b/>
          <w:bCs/>
          <w:sz w:val="22"/>
          <w:szCs w:val="22"/>
        </w:rPr>
        <w:t>Students</w:t>
      </w:r>
      <w:r w:rsidRPr="00DF1F3A">
        <w:rPr>
          <w:rFonts w:ascii="Times New Roman" w:hAnsi="Times New Roman" w:cs="Times New Roman"/>
          <w:sz w:val="22"/>
          <w:szCs w:val="22"/>
        </w:rPr>
        <w:t>: Graduate and undergraduate students interested in social and ethical dimensions of AI.</w:t>
      </w:r>
      <w:bookmarkEnd w:id="0"/>
      <w:r>
        <w:rPr>
          <w:rFonts w:ascii="Times New Roman" w:hAnsi="Times New Roman" w:cs="Times New Roman"/>
          <w:sz w:val="22"/>
          <w:szCs w:val="22"/>
        </w:rPr>
        <w:br/>
      </w:r>
    </w:p>
    <w:p w14:paraId="4790F96B" w14:textId="77777777" w:rsidR="00A84CF3" w:rsidRPr="00DF1F3A" w:rsidRDefault="00A84CF3" w:rsidP="00A84CF3">
      <w:pPr>
        <w:rPr>
          <w:rFonts w:ascii="Times New Roman" w:hAnsi="Times New Roman" w:cs="Times New Roman"/>
          <w:b/>
          <w:bCs/>
          <w:sz w:val="22"/>
          <w:szCs w:val="22"/>
        </w:rPr>
      </w:pPr>
      <w:r w:rsidRPr="00DF1F3A">
        <w:rPr>
          <w:rFonts w:ascii="Times New Roman" w:hAnsi="Times New Roman" w:cs="Times New Roman"/>
          <w:b/>
          <w:bCs/>
          <w:sz w:val="22"/>
          <w:szCs w:val="22"/>
        </w:rPr>
        <w:t xml:space="preserve">Workshop Format and </w:t>
      </w:r>
      <w:r>
        <w:rPr>
          <w:rFonts w:ascii="Times New Roman" w:hAnsi="Times New Roman" w:cs="Times New Roman"/>
          <w:b/>
          <w:bCs/>
          <w:sz w:val="22"/>
          <w:szCs w:val="22"/>
        </w:rPr>
        <w:t xml:space="preserve">1 Day </w:t>
      </w:r>
      <w:r w:rsidRPr="00DF1F3A">
        <w:rPr>
          <w:rFonts w:ascii="Times New Roman" w:hAnsi="Times New Roman" w:cs="Times New Roman"/>
          <w:b/>
          <w:bCs/>
          <w:sz w:val="22"/>
          <w:szCs w:val="22"/>
        </w:rPr>
        <w:t>Schedule</w:t>
      </w:r>
    </w:p>
    <w:p w14:paraId="1FBD66A0" w14:textId="114ED905" w:rsidR="00A84CF3" w:rsidRPr="00DF1F3A" w:rsidRDefault="00A84CF3" w:rsidP="00A84CF3">
      <w:pPr>
        <w:numPr>
          <w:ilvl w:val="0"/>
          <w:numId w:val="4"/>
        </w:numPr>
        <w:rPr>
          <w:rFonts w:ascii="Times New Roman" w:hAnsi="Times New Roman" w:cs="Times New Roman"/>
          <w:sz w:val="22"/>
          <w:szCs w:val="22"/>
        </w:rPr>
      </w:pPr>
      <w:r w:rsidRPr="00DF1F3A">
        <w:rPr>
          <w:rFonts w:ascii="Times New Roman" w:hAnsi="Times New Roman" w:cs="Times New Roman"/>
          <w:sz w:val="22"/>
          <w:szCs w:val="22"/>
        </w:rPr>
        <w:t>Prior to the workshop, the program committee will issue a call for submissions of position papers for potential participants, requiring a position paper with recommended inputs to a Trustworthy Agentic AI Roadmap (TAP) articulating key needs, gaps, capabilities</w:t>
      </w:r>
      <w:r>
        <w:rPr>
          <w:rFonts w:ascii="Times New Roman" w:hAnsi="Times New Roman" w:cs="Times New Roman"/>
          <w:sz w:val="22"/>
          <w:szCs w:val="22"/>
        </w:rPr>
        <w:t xml:space="preserve"> and outcomes</w:t>
      </w:r>
      <w:r w:rsidRPr="00DF1F3A">
        <w:rPr>
          <w:rFonts w:ascii="Times New Roman" w:hAnsi="Times New Roman" w:cs="Times New Roman"/>
          <w:sz w:val="22"/>
          <w:szCs w:val="22"/>
        </w:rPr>
        <w:t xml:space="preserve"> (including time frames when these expected), and road blocks or challenges. </w:t>
      </w:r>
    </w:p>
    <w:p w14:paraId="4016B90E" w14:textId="07DB8EFB" w:rsidR="00A84CF3" w:rsidRPr="00DF1F3A" w:rsidRDefault="00A84CF3" w:rsidP="00A84CF3">
      <w:pPr>
        <w:numPr>
          <w:ilvl w:val="0"/>
          <w:numId w:val="4"/>
        </w:numPr>
        <w:rPr>
          <w:rFonts w:ascii="Times New Roman" w:hAnsi="Times New Roman" w:cs="Times New Roman"/>
          <w:sz w:val="22"/>
          <w:szCs w:val="22"/>
        </w:rPr>
      </w:pPr>
      <w:r w:rsidRPr="00DF1F3A">
        <w:rPr>
          <w:rFonts w:ascii="Times New Roman" w:hAnsi="Times New Roman" w:cs="Times New Roman"/>
          <w:sz w:val="22"/>
          <w:szCs w:val="22"/>
        </w:rPr>
        <w:t>The 1-day workshop is first of its kind to create safe agent roadmap and will include no more than 30</w:t>
      </w:r>
      <w:r>
        <w:rPr>
          <w:rFonts w:ascii="Times New Roman" w:hAnsi="Times New Roman" w:cs="Times New Roman"/>
          <w:sz w:val="22"/>
          <w:szCs w:val="22"/>
        </w:rPr>
        <w:t>-40 carefully selected</w:t>
      </w:r>
      <w:r w:rsidRPr="00DF1F3A">
        <w:rPr>
          <w:rFonts w:ascii="Times New Roman" w:hAnsi="Times New Roman" w:cs="Times New Roman"/>
          <w:sz w:val="22"/>
          <w:szCs w:val="22"/>
        </w:rPr>
        <w:t xml:space="preserve"> participants </w:t>
      </w:r>
      <w:r>
        <w:rPr>
          <w:rFonts w:ascii="Times New Roman" w:hAnsi="Times New Roman" w:cs="Times New Roman"/>
          <w:sz w:val="22"/>
          <w:szCs w:val="22"/>
        </w:rPr>
        <w:t xml:space="preserve">(based on submitted position papers or proposed posters in the IJCAI format) </w:t>
      </w:r>
      <w:r w:rsidRPr="00DF1F3A">
        <w:rPr>
          <w:rFonts w:ascii="Times New Roman" w:hAnsi="Times New Roman" w:cs="Times New Roman"/>
          <w:sz w:val="22"/>
          <w:szCs w:val="22"/>
        </w:rPr>
        <w:t>who are experts in agents and safety</w:t>
      </w:r>
      <w:r>
        <w:rPr>
          <w:rFonts w:ascii="Times New Roman" w:hAnsi="Times New Roman" w:cs="Times New Roman"/>
          <w:sz w:val="22"/>
          <w:szCs w:val="22"/>
        </w:rPr>
        <w:t xml:space="preserve"> to enable rich engagement</w:t>
      </w:r>
      <w:r w:rsidRPr="00DF1F3A">
        <w:rPr>
          <w:rFonts w:ascii="Times New Roman" w:hAnsi="Times New Roman" w:cs="Times New Roman"/>
          <w:sz w:val="22"/>
          <w:szCs w:val="22"/>
        </w:rPr>
        <w:t xml:space="preserve">. The workshop will kick off with a draft roadmap created from the participants submitted position papers, invited talks by leaders of frontier models (e.g., </w:t>
      </w:r>
      <w:r>
        <w:rPr>
          <w:rFonts w:ascii="Times New Roman" w:hAnsi="Times New Roman" w:cs="Times New Roman"/>
          <w:sz w:val="22"/>
          <w:szCs w:val="22"/>
        </w:rPr>
        <w:t xml:space="preserve">OpenAI, </w:t>
      </w:r>
      <w:r w:rsidRPr="00DF1F3A">
        <w:rPr>
          <w:rFonts w:ascii="Times New Roman" w:hAnsi="Times New Roman" w:cs="Times New Roman"/>
          <w:sz w:val="22"/>
          <w:szCs w:val="22"/>
        </w:rPr>
        <w:t xml:space="preserve">Anthropic, Google, Microsoft) </w:t>
      </w:r>
      <w:r w:rsidR="002E3813" w:rsidRPr="002E3813">
        <w:rPr>
          <w:rFonts w:ascii="Times New Roman" w:hAnsi="Times New Roman" w:cs="Times New Roman"/>
          <w:sz w:val="22"/>
          <w:szCs w:val="22"/>
        </w:rPr>
        <w:t xml:space="preserve">and industrial domain models (e.g. SAP, Siemens, Lidl) </w:t>
      </w:r>
      <w:r w:rsidRPr="00DF1F3A">
        <w:rPr>
          <w:rFonts w:ascii="Times New Roman" w:hAnsi="Times New Roman" w:cs="Times New Roman"/>
          <w:sz w:val="22"/>
          <w:szCs w:val="22"/>
        </w:rPr>
        <w:t xml:space="preserve">as well as 2 or 3 invited talks (spread across the morning and afternoon) selected by the program committee and selected participant presentations organized by themes (e.g., agentic AI, models, use cases safety vulnerabilities and mitigations). If submissions support this, we will also have a short poster session in the afternoon after lunch to maximize participant engagement.  We </w:t>
      </w:r>
      <w:r>
        <w:rPr>
          <w:rFonts w:ascii="Times New Roman" w:hAnsi="Times New Roman" w:cs="Times New Roman"/>
          <w:sz w:val="22"/>
          <w:szCs w:val="22"/>
        </w:rPr>
        <w:t>have also proposed an IJCAI-ECAI main conference</w:t>
      </w:r>
      <w:r w:rsidRPr="00DF1F3A">
        <w:rPr>
          <w:rFonts w:ascii="Times New Roman" w:hAnsi="Times New Roman" w:cs="Times New Roman"/>
          <w:sz w:val="22"/>
          <w:szCs w:val="22"/>
        </w:rPr>
        <w:t xml:space="preserve"> panel on new directions for safe agents mid-morning after with select members of the program committee and/or invited speakers and will include Q&amp;A from all, orchestrated by the </w:t>
      </w:r>
      <w:r>
        <w:rPr>
          <w:rFonts w:ascii="Times New Roman" w:hAnsi="Times New Roman" w:cs="Times New Roman"/>
          <w:sz w:val="22"/>
          <w:szCs w:val="22"/>
        </w:rPr>
        <w:t>Workshop C</w:t>
      </w:r>
      <w:r w:rsidRPr="00DF1F3A">
        <w:rPr>
          <w:rFonts w:ascii="Times New Roman" w:hAnsi="Times New Roman" w:cs="Times New Roman"/>
          <w:sz w:val="22"/>
          <w:szCs w:val="22"/>
        </w:rPr>
        <w:t xml:space="preserve">hair. During the day, new gaps, opportunities, and expected outcomes will be added to the evolving roadmap. The day will conclude sharing back the final draft of the joint roadmap.  </w:t>
      </w:r>
    </w:p>
    <w:sectPr w:rsidR="00A84CF3" w:rsidRPr="00DF1F3A" w:rsidSect="004758E3">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ETRVG+Arial-Bold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F99"/>
    <w:multiLevelType w:val="multilevel"/>
    <w:tmpl w:val="9782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666ED"/>
    <w:multiLevelType w:val="multilevel"/>
    <w:tmpl w:val="A5D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4DC0"/>
    <w:multiLevelType w:val="multilevel"/>
    <w:tmpl w:val="F03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43D0"/>
    <w:multiLevelType w:val="multilevel"/>
    <w:tmpl w:val="A3CE9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BF230B"/>
    <w:multiLevelType w:val="multilevel"/>
    <w:tmpl w:val="074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3D9B"/>
    <w:multiLevelType w:val="multilevel"/>
    <w:tmpl w:val="5D8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7750"/>
    <w:multiLevelType w:val="multilevel"/>
    <w:tmpl w:val="16E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1612F"/>
    <w:multiLevelType w:val="multilevel"/>
    <w:tmpl w:val="2A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E1AC4"/>
    <w:multiLevelType w:val="multilevel"/>
    <w:tmpl w:val="1C7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51CD8"/>
    <w:multiLevelType w:val="multilevel"/>
    <w:tmpl w:val="A69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3279A"/>
    <w:multiLevelType w:val="multilevel"/>
    <w:tmpl w:val="CDF6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7112A"/>
    <w:multiLevelType w:val="multilevel"/>
    <w:tmpl w:val="3E0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44684"/>
    <w:multiLevelType w:val="multilevel"/>
    <w:tmpl w:val="0FDE1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DC7207B"/>
    <w:multiLevelType w:val="multilevel"/>
    <w:tmpl w:val="9416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3B8B"/>
    <w:multiLevelType w:val="multilevel"/>
    <w:tmpl w:val="1E4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23CEE"/>
    <w:multiLevelType w:val="multilevel"/>
    <w:tmpl w:val="4E6CF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ED13AAE"/>
    <w:multiLevelType w:val="multilevel"/>
    <w:tmpl w:val="EF2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B5F61"/>
    <w:multiLevelType w:val="multilevel"/>
    <w:tmpl w:val="BA00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34F8A"/>
    <w:multiLevelType w:val="multilevel"/>
    <w:tmpl w:val="2FE4A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94C0A"/>
    <w:multiLevelType w:val="multilevel"/>
    <w:tmpl w:val="B32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817E6"/>
    <w:multiLevelType w:val="multilevel"/>
    <w:tmpl w:val="1A02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238A7"/>
    <w:multiLevelType w:val="multilevel"/>
    <w:tmpl w:val="1ED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77435">
    <w:abstractNumId w:val="13"/>
  </w:num>
  <w:num w:numId="2" w16cid:durableId="2024622562">
    <w:abstractNumId w:val="10"/>
  </w:num>
  <w:num w:numId="3" w16cid:durableId="139461579">
    <w:abstractNumId w:val="18"/>
  </w:num>
  <w:num w:numId="4" w16cid:durableId="132675011">
    <w:abstractNumId w:val="0"/>
  </w:num>
  <w:num w:numId="5" w16cid:durableId="947278591">
    <w:abstractNumId w:val="14"/>
  </w:num>
  <w:num w:numId="6" w16cid:durableId="709915148">
    <w:abstractNumId w:val="20"/>
  </w:num>
  <w:num w:numId="7" w16cid:durableId="1227380591">
    <w:abstractNumId w:val="6"/>
  </w:num>
  <w:num w:numId="8" w16cid:durableId="1997606393">
    <w:abstractNumId w:val="7"/>
  </w:num>
  <w:num w:numId="9" w16cid:durableId="1757632631">
    <w:abstractNumId w:val="9"/>
  </w:num>
  <w:num w:numId="10" w16cid:durableId="271976832">
    <w:abstractNumId w:val="21"/>
  </w:num>
  <w:num w:numId="11" w16cid:durableId="1243757127">
    <w:abstractNumId w:val="8"/>
  </w:num>
  <w:num w:numId="12" w16cid:durableId="1597250538">
    <w:abstractNumId w:val="11"/>
  </w:num>
  <w:num w:numId="13" w16cid:durableId="2022121152">
    <w:abstractNumId w:val="5"/>
  </w:num>
  <w:num w:numId="14" w16cid:durableId="959993640">
    <w:abstractNumId w:val="16"/>
  </w:num>
  <w:num w:numId="15" w16cid:durableId="1875187976">
    <w:abstractNumId w:val="4"/>
  </w:num>
  <w:num w:numId="16" w16cid:durableId="1668241089">
    <w:abstractNumId w:val="19"/>
  </w:num>
  <w:num w:numId="17" w16cid:durableId="907422755">
    <w:abstractNumId w:val="2"/>
  </w:num>
  <w:num w:numId="18" w16cid:durableId="883296659">
    <w:abstractNumId w:val="1"/>
  </w:num>
  <w:num w:numId="19" w16cid:durableId="398554505">
    <w:abstractNumId w:val="17"/>
  </w:num>
  <w:num w:numId="20" w16cid:durableId="1552497283">
    <w:abstractNumId w:val="10"/>
  </w:num>
  <w:num w:numId="21" w16cid:durableId="1878590416">
    <w:abstractNumId w:val="15"/>
  </w:num>
  <w:num w:numId="22" w16cid:durableId="1651400082">
    <w:abstractNumId w:val="12"/>
  </w:num>
  <w:num w:numId="23" w16cid:durableId="1858888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21"/>
    <w:rsid w:val="000A402D"/>
    <w:rsid w:val="00131BF2"/>
    <w:rsid w:val="0015081A"/>
    <w:rsid w:val="001524BC"/>
    <w:rsid w:val="00192981"/>
    <w:rsid w:val="00193790"/>
    <w:rsid w:val="002126B1"/>
    <w:rsid w:val="00251AF9"/>
    <w:rsid w:val="002563B0"/>
    <w:rsid w:val="002C3E57"/>
    <w:rsid w:val="002E3813"/>
    <w:rsid w:val="00336423"/>
    <w:rsid w:val="00370DB8"/>
    <w:rsid w:val="003E0084"/>
    <w:rsid w:val="004758E3"/>
    <w:rsid w:val="00494998"/>
    <w:rsid w:val="004D1F21"/>
    <w:rsid w:val="005B0FA8"/>
    <w:rsid w:val="006247BA"/>
    <w:rsid w:val="00660AB6"/>
    <w:rsid w:val="006E3154"/>
    <w:rsid w:val="00771267"/>
    <w:rsid w:val="007E06F4"/>
    <w:rsid w:val="00882ED0"/>
    <w:rsid w:val="009B26AE"/>
    <w:rsid w:val="009D61BB"/>
    <w:rsid w:val="00A84CF3"/>
    <w:rsid w:val="00B77ED0"/>
    <w:rsid w:val="00B80E57"/>
    <w:rsid w:val="00BB5333"/>
    <w:rsid w:val="00D87233"/>
    <w:rsid w:val="00DE4D83"/>
    <w:rsid w:val="00E044BE"/>
    <w:rsid w:val="00ED2D08"/>
    <w:rsid w:val="00F83C16"/>
    <w:rsid w:val="00F84CC6"/>
    <w:rsid w:val="00FC6C6C"/>
    <w:rsid w:val="00FD342F"/>
    <w:rsid w:val="00FD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AC52"/>
  <w15:chartTrackingRefBased/>
  <w15:docId w15:val="{8D2B1A9D-9E0F-439E-9D70-663C7F57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CF3"/>
  </w:style>
  <w:style w:type="paragraph" w:styleId="Heading1">
    <w:name w:val="heading 1"/>
    <w:basedOn w:val="Normal"/>
    <w:next w:val="Normal"/>
    <w:link w:val="Heading1Char"/>
    <w:uiPriority w:val="9"/>
    <w:qFormat/>
    <w:rsid w:val="004D1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21"/>
    <w:rPr>
      <w:rFonts w:eastAsiaTheme="majorEastAsia" w:cstheme="majorBidi"/>
      <w:color w:val="272727" w:themeColor="text1" w:themeTint="D8"/>
    </w:rPr>
  </w:style>
  <w:style w:type="paragraph" w:styleId="Title">
    <w:name w:val="Title"/>
    <w:basedOn w:val="Normal"/>
    <w:next w:val="Normal"/>
    <w:link w:val="TitleChar"/>
    <w:uiPriority w:val="10"/>
    <w:qFormat/>
    <w:rsid w:val="004D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21"/>
    <w:pPr>
      <w:spacing w:before="160"/>
      <w:jc w:val="center"/>
    </w:pPr>
    <w:rPr>
      <w:i/>
      <w:iCs/>
      <w:color w:val="404040" w:themeColor="text1" w:themeTint="BF"/>
    </w:rPr>
  </w:style>
  <w:style w:type="character" w:customStyle="1" w:styleId="QuoteChar">
    <w:name w:val="Quote Char"/>
    <w:basedOn w:val="DefaultParagraphFont"/>
    <w:link w:val="Quote"/>
    <w:uiPriority w:val="29"/>
    <w:rsid w:val="004D1F21"/>
    <w:rPr>
      <w:i/>
      <w:iCs/>
      <w:color w:val="404040" w:themeColor="text1" w:themeTint="BF"/>
    </w:rPr>
  </w:style>
  <w:style w:type="paragraph" w:styleId="ListParagraph">
    <w:name w:val="List Paragraph"/>
    <w:basedOn w:val="Normal"/>
    <w:uiPriority w:val="34"/>
    <w:qFormat/>
    <w:rsid w:val="004D1F21"/>
    <w:pPr>
      <w:ind w:left="720"/>
      <w:contextualSpacing/>
    </w:pPr>
  </w:style>
  <w:style w:type="character" w:styleId="IntenseEmphasis">
    <w:name w:val="Intense Emphasis"/>
    <w:basedOn w:val="DefaultParagraphFont"/>
    <w:uiPriority w:val="21"/>
    <w:qFormat/>
    <w:rsid w:val="004D1F21"/>
    <w:rPr>
      <w:i/>
      <w:iCs/>
      <w:color w:val="0F4761" w:themeColor="accent1" w:themeShade="BF"/>
    </w:rPr>
  </w:style>
  <w:style w:type="paragraph" w:styleId="IntenseQuote">
    <w:name w:val="Intense Quote"/>
    <w:basedOn w:val="Normal"/>
    <w:next w:val="Normal"/>
    <w:link w:val="IntenseQuoteChar"/>
    <w:uiPriority w:val="30"/>
    <w:qFormat/>
    <w:rsid w:val="004D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21"/>
    <w:rPr>
      <w:i/>
      <w:iCs/>
      <w:color w:val="0F4761" w:themeColor="accent1" w:themeShade="BF"/>
    </w:rPr>
  </w:style>
  <w:style w:type="character" w:styleId="IntenseReference">
    <w:name w:val="Intense Reference"/>
    <w:basedOn w:val="DefaultParagraphFont"/>
    <w:uiPriority w:val="32"/>
    <w:qFormat/>
    <w:rsid w:val="004D1F21"/>
    <w:rPr>
      <w:b/>
      <w:bCs/>
      <w:smallCaps/>
      <w:color w:val="0F4761" w:themeColor="accent1" w:themeShade="BF"/>
      <w:spacing w:val="5"/>
    </w:rPr>
  </w:style>
  <w:style w:type="character" w:styleId="Hyperlink">
    <w:name w:val="Hyperlink"/>
    <w:basedOn w:val="DefaultParagraphFont"/>
    <w:unhideWhenUsed/>
    <w:rsid w:val="00131BF2"/>
    <w:rPr>
      <w:color w:val="467886" w:themeColor="hyperlink"/>
      <w:u w:val="single"/>
    </w:rPr>
  </w:style>
  <w:style w:type="character" w:styleId="UnresolvedMention">
    <w:name w:val="Unresolved Mention"/>
    <w:basedOn w:val="DefaultParagraphFont"/>
    <w:uiPriority w:val="99"/>
    <w:semiHidden/>
    <w:unhideWhenUsed/>
    <w:rsid w:val="00131BF2"/>
    <w:rPr>
      <w:color w:val="605E5C"/>
      <w:shd w:val="clear" w:color="auto" w:fill="E1DFDD"/>
    </w:rPr>
  </w:style>
  <w:style w:type="paragraph" w:styleId="Header">
    <w:name w:val="header"/>
    <w:basedOn w:val="Normal"/>
    <w:link w:val="HeaderChar"/>
    <w:uiPriority w:val="99"/>
    <w:unhideWhenUsed/>
    <w:rsid w:val="00A84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4CF3"/>
  </w:style>
  <w:style w:type="paragraph" w:styleId="Footer">
    <w:name w:val="footer"/>
    <w:basedOn w:val="Normal"/>
    <w:link w:val="FooterChar"/>
    <w:uiPriority w:val="99"/>
    <w:unhideWhenUsed/>
    <w:rsid w:val="00A84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CF3"/>
  </w:style>
  <w:style w:type="character" w:customStyle="1" w:styleId="t286pc">
    <w:name w:val="t286pc"/>
    <w:basedOn w:val="DefaultParagraphFont"/>
    <w:rsid w:val="00A84CF3"/>
  </w:style>
  <w:style w:type="character" w:customStyle="1" w:styleId="vkekvd">
    <w:name w:val="vkekvd"/>
    <w:basedOn w:val="DefaultParagraphFont"/>
    <w:rsid w:val="00A84CF3"/>
  </w:style>
  <w:style w:type="paragraph" w:customStyle="1" w:styleId="reference">
    <w:name w:val="reference"/>
    <w:basedOn w:val="Normal"/>
    <w:rsid w:val="00A84CF3"/>
    <w:pPr>
      <w:spacing w:before="240" w:after="0" w:line="240" w:lineRule="auto"/>
      <w:ind w:left="440" w:hanging="540"/>
      <w:jc w:val="both"/>
    </w:pPr>
    <w:rPr>
      <w:rFonts w:ascii="Times" w:eastAsia="Times New Roman" w:hAnsi="Times" w:cs="Times New Roman"/>
      <w:kern w:val="0"/>
      <w:szCs w:val="20"/>
      <w14:ligatures w14:val="none"/>
    </w:rPr>
  </w:style>
  <w:style w:type="character" w:styleId="FollowedHyperlink">
    <w:name w:val="FollowedHyperlink"/>
    <w:basedOn w:val="DefaultParagraphFont"/>
    <w:uiPriority w:val="99"/>
    <w:semiHidden/>
    <w:unhideWhenUsed/>
    <w:rsid w:val="00A84CF3"/>
    <w:rPr>
      <w:color w:val="96607D" w:themeColor="followedHyperlink"/>
      <w:u w:val="single"/>
    </w:rPr>
  </w:style>
  <w:style w:type="paragraph" w:customStyle="1" w:styleId="Default">
    <w:name w:val="Default"/>
    <w:rsid w:val="00A84CF3"/>
    <w:pPr>
      <w:widowControl w:val="0"/>
      <w:autoSpaceDE w:val="0"/>
      <w:autoSpaceDN w:val="0"/>
      <w:adjustRightInd w:val="0"/>
      <w:spacing w:after="0" w:line="240" w:lineRule="auto"/>
    </w:pPr>
    <w:rPr>
      <w:rFonts w:ascii="CETRVG+Arial-BoldMT" w:eastAsia="Times New Roman" w:hAnsi="CETRVG+Arial-BoldMT" w:cs="CETRVG+Arial-BoldMT"/>
      <w:color w:val="000000"/>
      <w:kern w:val="0"/>
      <w14:ligatures w14:val="none"/>
    </w:rPr>
  </w:style>
  <w:style w:type="paragraph" w:styleId="BodyText">
    <w:name w:val="Body Text"/>
    <w:basedOn w:val="Normal"/>
    <w:link w:val="BodyTextChar"/>
    <w:rsid w:val="00A84CF3"/>
    <w:pPr>
      <w:overflowPunct w:val="0"/>
      <w:autoSpaceDE w:val="0"/>
      <w:autoSpaceDN w:val="0"/>
      <w:adjustRightInd w:val="0"/>
      <w:spacing w:after="0" w:line="240" w:lineRule="auto"/>
      <w:textAlignment w:val="baseline"/>
    </w:pPr>
    <w:rPr>
      <w:rFonts w:ascii="Arial" w:eastAsia="Times New Roman" w:hAnsi="Arial" w:cs="Times New Roman"/>
      <w:kern w:val="0"/>
      <w:szCs w:val="20"/>
      <w:lang w:eastAsia="ko-KR"/>
      <w14:ligatures w14:val="none"/>
    </w:rPr>
  </w:style>
  <w:style w:type="character" w:customStyle="1" w:styleId="BodyTextChar">
    <w:name w:val="Body Text Char"/>
    <w:basedOn w:val="DefaultParagraphFont"/>
    <w:link w:val="BodyText"/>
    <w:rsid w:val="00A84CF3"/>
    <w:rPr>
      <w:rFonts w:ascii="Arial" w:eastAsia="Times New Roman" w:hAnsi="Arial" w:cs="Times New Roman"/>
      <w:kern w:val="0"/>
      <w:szCs w:val="20"/>
      <w:lang w:eastAsia="ko-KR"/>
      <w14:ligatures w14:val="none"/>
    </w:rPr>
  </w:style>
  <w:style w:type="paragraph" w:styleId="PlainText">
    <w:name w:val="Plain Text"/>
    <w:basedOn w:val="Normal"/>
    <w:link w:val="PlainTextChar"/>
    <w:uiPriority w:val="99"/>
    <w:semiHidden/>
    <w:unhideWhenUsed/>
    <w:rsid w:val="00A84C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84C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145169">
      <w:bodyDiv w:val="1"/>
      <w:marLeft w:val="0"/>
      <w:marRight w:val="0"/>
      <w:marTop w:val="0"/>
      <w:marBottom w:val="0"/>
      <w:divBdr>
        <w:top w:val="none" w:sz="0" w:space="0" w:color="auto"/>
        <w:left w:val="none" w:sz="0" w:space="0" w:color="auto"/>
        <w:bottom w:val="none" w:sz="0" w:space="0" w:color="auto"/>
        <w:right w:val="none" w:sz="0" w:space="0" w:color="auto"/>
      </w:divBdr>
    </w:div>
    <w:div w:id="1260217244">
      <w:bodyDiv w:val="1"/>
      <w:marLeft w:val="0"/>
      <w:marRight w:val="0"/>
      <w:marTop w:val="0"/>
      <w:marBottom w:val="0"/>
      <w:divBdr>
        <w:top w:val="none" w:sz="0" w:space="0" w:color="auto"/>
        <w:left w:val="none" w:sz="0" w:space="0" w:color="auto"/>
        <w:bottom w:val="none" w:sz="0" w:space="0" w:color="auto"/>
        <w:right w:val="none" w:sz="0" w:space="0" w:color="auto"/>
      </w:divBdr>
    </w:div>
    <w:div w:id="1726752983">
      <w:bodyDiv w:val="1"/>
      <w:marLeft w:val="0"/>
      <w:marRight w:val="0"/>
      <w:marTop w:val="0"/>
      <w:marBottom w:val="0"/>
      <w:divBdr>
        <w:top w:val="none" w:sz="0" w:space="0" w:color="auto"/>
        <w:left w:val="none" w:sz="0" w:space="0" w:color="auto"/>
        <w:bottom w:val="none" w:sz="0" w:space="0" w:color="auto"/>
        <w:right w:val="none" w:sz="0" w:space="0" w:color="auto"/>
      </w:divBdr>
    </w:div>
    <w:div w:id="2015841735">
      <w:bodyDiv w:val="1"/>
      <w:marLeft w:val="0"/>
      <w:marRight w:val="0"/>
      <w:marTop w:val="0"/>
      <w:marBottom w:val="0"/>
      <w:divBdr>
        <w:top w:val="none" w:sz="0" w:space="0" w:color="auto"/>
        <w:left w:val="none" w:sz="0" w:space="0" w:color="auto"/>
        <w:bottom w:val="none" w:sz="0" w:space="0" w:color="auto"/>
        <w:right w:val="none" w:sz="0" w:space="0" w:color="auto"/>
      </w:divBdr>
    </w:div>
    <w:div w:id="2129011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lfgang-wahlster.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k.t.maybury@lmco.com" TargetMode="External"/><Relationship Id="rId12" Type="http://schemas.openxmlformats.org/officeDocument/2006/relationships/hyperlink" Target="mailto:christodorescu@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r-mark-t-maybury-28532/" TargetMode="External"/><Relationship Id="rId11" Type="http://schemas.openxmlformats.org/officeDocument/2006/relationships/hyperlink" Target="mailto:Mihai%20Christodorescu" TargetMode="External"/><Relationship Id="rId5" Type="http://schemas.openxmlformats.org/officeDocument/2006/relationships/hyperlink" Target="https://github.com/mtmaybury/SafeAgents" TargetMode="External"/><Relationship Id="rId10" Type="http://schemas.openxmlformats.org/officeDocument/2006/relationships/hyperlink" Target="https://www.linkedin.com/in/francesca-rossi-34b8b95/" TargetMode="External"/><Relationship Id="rId4" Type="http://schemas.openxmlformats.org/officeDocument/2006/relationships/webSettings" Target="webSettings.xml"/><Relationship Id="rId9" Type="http://schemas.openxmlformats.org/officeDocument/2006/relationships/hyperlink" Target="mailto:Wolfgang.Wahlster@dfk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1560</Words>
  <Characters>8894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Maybury, Mark T (US)</dc:creator>
  <cp:keywords/>
  <dc:description/>
  <cp:lastModifiedBy>Maybury, Mark T (US)</cp:lastModifiedBy>
  <cp:revision>23</cp:revision>
  <dcterms:created xsi:type="dcterms:W3CDTF">2026-03-07T13:27:00Z</dcterms:created>
  <dcterms:modified xsi:type="dcterms:W3CDTF">2026-03-27T16:08:00Z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2026-03-07T13:27:26Z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ebbec92a-472d-4f3c-8eb6-9ae0bb3cb76c</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